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930B43" w:rsidR="00930B43" w:rsidP="03EBE7BD" w:rsidRDefault="00930B43" w14:paraId="69686000" w14:textId="447C1E0C">
      <w:pPr>
        <w:jc w:val="center"/>
        <w:rPr>
          <w:rFonts w:ascii="Times New Roman" w:hAnsi="Times New Roman" w:cs="Times New Roman"/>
          <w:b/>
          <w:bCs/>
          <w:sz w:val="72"/>
          <w:szCs w:val="72"/>
        </w:rPr>
      </w:pPr>
      <w:r w:rsidRPr="00740B60">
        <w:rPr>
          <w:rFonts w:ascii="Times New Roman" w:hAnsi="Times New Roman" w:cs="Times New Roman"/>
          <w:b/>
          <w:bCs/>
          <w:sz w:val="72"/>
          <w:szCs w:val="72"/>
        </w:rPr>
        <w:t>Software Design Document</w:t>
      </w:r>
    </w:p>
    <w:p w:rsidRPr="00930B43" w:rsidR="00930B43" w:rsidP="00930B43" w:rsidRDefault="00930B43" w14:paraId="6437BC3C" w14:textId="239AC777">
      <w:pPr>
        <w:jc w:val="center"/>
        <w:rPr>
          <w:rFonts w:ascii="Times New Roman" w:hAnsi="Times New Roman" w:cs="Times New Roman"/>
          <w:sz w:val="36"/>
          <w:szCs w:val="36"/>
        </w:rPr>
      </w:pPr>
      <w:r w:rsidRPr="546CAB1D">
        <w:rPr>
          <w:rFonts w:ascii="Times New Roman" w:hAnsi="Times New Roman" w:cs="Times New Roman"/>
          <w:sz w:val="36"/>
          <w:szCs w:val="36"/>
        </w:rPr>
        <w:t>Version 1.0 – 9/</w:t>
      </w:r>
      <w:r w:rsidRPr="546CAB1D" w:rsidR="02D42091">
        <w:rPr>
          <w:rFonts w:ascii="Times New Roman" w:hAnsi="Times New Roman" w:cs="Times New Roman"/>
          <w:sz w:val="36"/>
          <w:szCs w:val="36"/>
        </w:rPr>
        <w:t>27</w:t>
      </w:r>
      <w:r w:rsidRPr="546CAB1D">
        <w:rPr>
          <w:rFonts w:ascii="Times New Roman" w:hAnsi="Times New Roman" w:cs="Times New Roman"/>
          <w:sz w:val="36"/>
          <w:szCs w:val="36"/>
        </w:rPr>
        <w:t>/2024</w:t>
      </w:r>
    </w:p>
    <w:p w:rsidRPr="00930B43" w:rsidR="00930B43" w:rsidP="00930B43" w:rsidRDefault="00930B43" w14:paraId="493D3AA3" w14:textId="6A1CD256">
      <w:pPr>
        <w:jc w:val="center"/>
        <w:rPr>
          <w:rFonts w:ascii="Times New Roman" w:hAnsi="Times New Roman" w:cs="Times New Roman"/>
        </w:rPr>
      </w:pPr>
    </w:p>
    <w:p w:rsidRPr="00930B43" w:rsidR="00930B43" w:rsidP="00930B43" w:rsidRDefault="00930B43" w14:paraId="4CFF6E2F" w14:textId="0F30339E">
      <w:pPr>
        <w:jc w:val="center"/>
        <w:rPr>
          <w:rFonts w:ascii="Times New Roman" w:hAnsi="Times New Roman" w:cs="Times New Roman"/>
        </w:rPr>
      </w:pPr>
      <w:r w:rsidRPr="00740B60">
        <w:rPr>
          <w:rFonts w:ascii="Times New Roman" w:hAnsi="Times New Roman" w:cs="Times New Roman"/>
          <w:noProof/>
        </w:rPr>
        <w:drawing>
          <wp:inline distT="0" distB="0" distL="0" distR="0" wp14:anchorId="70618CED" wp14:editId="2AB13625">
            <wp:extent cx="1889760" cy="2085966"/>
            <wp:effectExtent l="0" t="0" r="0" b="0"/>
            <wp:docPr id="964027660" name="Picture 2" descr="A blue and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ue and white text  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1965" cy="2088400"/>
                    </a:xfrm>
                    <a:prstGeom prst="rect">
                      <a:avLst/>
                    </a:prstGeom>
                    <a:noFill/>
                    <a:ln>
                      <a:noFill/>
                    </a:ln>
                  </pic:spPr>
                </pic:pic>
              </a:graphicData>
            </a:graphic>
          </wp:inline>
        </w:drawing>
      </w:r>
    </w:p>
    <w:p w:rsidRPr="00930B43" w:rsidR="00930B43" w:rsidP="00930B43" w:rsidRDefault="00930B43" w14:paraId="7E32DB49" w14:textId="4738EFF7">
      <w:pPr>
        <w:jc w:val="center"/>
        <w:rPr>
          <w:rFonts w:ascii="Times New Roman" w:hAnsi="Times New Roman" w:cs="Times New Roman"/>
          <w:b/>
          <w:bCs/>
          <w:sz w:val="32"/>
          <w:szCs w:val="32"/>
        </w:rPr>
      </w:pPr>
      <w:r w:rsidRPr="00930B43">
        <w:rPr>
          <w:rFonts w:ascii="Times New Roman" w:hAnsi="Times New Roman" w:cs="Times New Roman"/>
          <w:b/>
          <w:bCs/>
          <w:sz w:val="32"/>
          <w:szCs w:val="32"/>
        </w:rPr>
        <w:t xml:space="preserve">CRAFT (Ceramic Recording Automation and </w:t>
      </w:r>
      <w:proofErr w:type="spellStart"/>
      <w:r w:rsidRPr="00930B43">
        <w:rPr>
          <w:rFonts w:ascii="Times New Roman" w:hAnsi="Times New Roman" w:cs="Times New Roman"/>
          <w:b/>
          <w:bCs/>
          <w:sz w:val="32"/>
          <w:szCs w:val="32"/>
        </w:rPr>
        <w:t>classiFication</w:t>
      </w:r>
      <w:proofErr w:type="spellEnd"/>
      <w:r w:rsidRPr="00930B43">
        <w:rPr>
          <w:rFonts w:ascii="Times New Roman" w:hAnsi="Times New Roman" w:cs="Times New Roman"/>
          <w:b/>
          <w:bCs/>
          <w:sz w:val="32"/>
          <w:szCs w:val="32"/>
        </w:rPr>
        <w:t xml:space="preserve"> Team)</w:t>
      </w:r>
    </w:p>
    <w:p w:rsidRPr="00930B43" w:rsidR="00930B43" w:rsidP="00930B43" w:rsidRDefault="00930B43" w14:paraId="0013740A" w14:textId="77777777">
      <w:pPr>
        <w:rPr>
          <w:rFonts w:ascii="Times New Roman" w:hAnsi="Times New Roman" w:cs="Times New Roman"/>
        </w:rPr>
      </w:pPr>
      <w:r w:rsidRPr="00930B43">
        <w:rPr>
          <w:rFonts w:ascii="Times New Roman" w:hAnsi="Times New Roman" w:cs="Times New Roman"/>
        </w:rPr>
        <w:t> </w:t>
      </w:r>
    </w:p>
    <w:p w:rsidRPr="00930B43" w:rsidR="00930B43" w:rsidP="00930B43" w:rsidRDefault="00930B43" w14:paraId="05574222" w14:textId="380BA235">
      <w:pPr>
        <w:jc w:val="center"/>
        <w:rPr>
          <w:rFonts w:ascii="Times New Roman" w:hAnsi="Times New Roman" w:cs="Times New Roman"/>
          <w:sz w:val="28"/>
          <w:szCs w:val="28"/>
        </w:rPr>
      </w:pPr>
    </w:p>
    <w:p w:rsidRPr="00930B43" w:rsidR="00930B43" w:rsidP="15E5C4C1" w:rsidRDefault="00930B43" w14:paraId="7F90C30E" w14:textId="315A912A">
      <w:pPr>
        <w:jc w:val="center"/>
        <w:rPr>
          <w:rFonts w:ascii="Times New Roman" w:hAnsi="Times New Roman" w:cs="Times New Roman"/>
          <w:sz w:val="28"/>
          <w:szCs w:val="28"/>
          <w:u w:val="single"/>
        </w:rPr>
      </w:pPr>
      <w:r w:rsidRPr="00D513A5">
        <w:rPr>
          <w:rFonts w:ascii="Times New Roman" w:hAnsi="Times New Roman" w:cs="Times New Roman"/>
          <w:sz w:val="28"/>
          <w:szCs w:val="28"/>
          <w:u w:val="single"/>
        </w:rPr>
        <w:t>P</w:t>
      </w:r>
      <w:r w:rsidRPr="15E5C4C1">
        <w:rPr>
          <w:rFonts w:ascii="Times New Roman" w:hAnsi="Times New Roman" w:cs="Times New Roman"/>
          <w:sz w:val="28"/>
          <w:szCs w:val="28"/>
          <w:u w:val="single"/>
        </w:rPr>
        <w:t>roject Sponsor:</w:t>
      </w:r>
    </w:p>
    <w:p w:rsidRPr="00930B43" w:rsidR="00930B43" w:rsidP="15E5C4C1" w:rsidRDefault="00930B43" w14:paraId="6F97DA20" w14:textId="7A7FBDCA">
      <w:pPr>
        <w:jc w:val="center"/>
        <w:rPr>
          <w:rFonts w:ascii="Times New Roman" w:hAnsi="Times New Roman" w:cs="Times New Roman"/>
          <w:b/>
          <w:bCs/>
          <w:sz w:val="28"/>
          <w:szCs w:val="28"/>
          <w:u w:val="single"/>
        </w:rPr>
      </w:pPr>
      <w:r w:rsidRPr="15E5C4C1">
        <w:rPr>
          <w:rFonts w:ascii="Times New Roman" w:hAnsi="Times New Roman" w:cs="Times New Roman"/>
          <w:b/>
          <w:bCs/>
          <w:sz w:val="28"/>
          <w:szCs w:val="28"/>
          <w:u w:val="single"/>
        </w:rPr>
        <w:t>Dr. Leszek Pawlowicz</w:t>
      </w:r>
    </w:p>
    <w:p w:rsidRPr="00930B43" w:rsidR="00930B43" w:rsidP="15E5C4C1" w:rsidRDefault="00930B43" w14:paraId="2F97F6EF" w14:textId="11A0DDCE">
      <w:pPr>
        <w:jc w:val="center"/>
        <w:rPr>
          <w:rFonts w:ascii="Times New Roman" w:hAnsi="Times New Roman" w:cs="Times New Roman"/>
          <w:sz w:val="28"/>
          <w:szCs w:val="28"/>
          <w:u w:val="single"/>
        </w:rPr>
      </w:pPr>
      <w:r w:rsidRPr="15E5C4C1">
        <w:rPr>
          <w:rFonts w:ascii="Times New Roman" w:hAnsi="Times New Roman" w:cs="Times New Roman"/>
          <w:sz w:val="28"/>
          <w:szCs w:val="28"/>
          <w:u w:val="single"/>
        </w:rPr>
        <w:t>Faculty Mentor:</w:t>
      </w:r>
    </w:p>
    <w:p w:rsidRPr="00930B43" w:rsidR="00930B43" w:rsidP="15E5C4C1" w:rsidRDefault="00930B43" w14:paraId="73E90BA8" w14:textId="6369DF35">
      <w:pPr>
        <w:jc w:val="center"/>
        <w:rPr>
          <w:rFonts w:ascii="Times New Roman" w:hAnsi="Times New Roman" w:cs="Times New Roman"/>
          <w:b/>
          <w:bCs/>
          <w:sz w:val="28"/>
          <w:szCs w:val="28"/>
          <w:u w:val="single"/>
        </w:rPr>
      </w:pPr>
      <w:r w:rsidRPr="15E5C4C1">
        <w:rPr>
          <w:rFonts w:ascii="Times New Roman" w:hAnsi="Times New Roman" w:cs="Times New Roman"/>
          <w:b/>
          <w:bCs/>
          <w:sz w:val="28"/>
          <w:szCs w:val="28"/>
          <w:u w:val="single"/>
        </w:rPr>
        <w:t>Vahid Nikoonejad Fard</w:t>
      </w:r>
    </w:p>
    <w:p w:rsidRPr="00930B43" w:rsidR="00930B43" w:rsidP="15E5C4C1" w:rsidRDefault="00930B43" w14:paraId="4E712E42" w14:textId="6FA4D702">
      <w:pPr>
        <w:jc w:val="center"/>
        <w:rPr>
          <w:rFonts w:ascii="Times New Roman" w:hAnsi="Times New Roman" w:cs="Times New Roman"/>
          <w:sz w:val="28"/>
          <w:szCs w:val="28"/>
          <w:u w:val="single"/>
        </w:rPr>
      </w:pPr>
      <w:r w:rsidRPr="15E5C4C1">
        <w:rPr>
          <w:rFonts w:ascii="Times New Roman" w:hAnsi="Times New Roman" w:cs="Times New Roman"/>
          <w:sz w:val="28"/>
          <w:szCs w:val="28"/>
          <w:u w:val="single"/>
        </w:rPr>
        <w:t>Course Organizer:</w:t>
      </w:r>
    </w:p>
    <w:p w:rsidRPr="00930B43" w:rsidR="00930B43" w:rsidP="15E5C4C1" w:rsidRDefault="00440393" w14:paraId="67086820" w14:textId="13CD3F30">
      <w:pPr>
        <w:jc w:val="center"/>
        <w:rPr>
          <w:rFonts w:ascii="Times New Roman" w:hAnsi="Times New Roman" w:cs="Times New Roman"/>
          <w:b/>
          <w:bCs/>
          <w:sz w:val="28"/>
          <w:szCs w:val="28"/>
          <w:u w:val="single"/>
        </w:rPr>
      </w:pPr>
      <w:r w:rsidRPr="15E5C4C1">
        <w:rPr>
          <w:rFonts w:ascii="Times New Roman" w:hAnsi="Times New Roman" w:cs="Times New Roman"/>
          <w:b/>
          <w:bCs/>
          <w:sz w:val="28"/>
          <w:szCs w:val="28"/>
          <w:u w:val="single"/>
        </w:rPr>
        <w:t>Isaac</w:t>
      </w:r>
      <w:r w:rsidRPr="15E5C4C1" w:rsidR="0062617C">
        <w:rPr>
          <w:rFonts w:ascii="Times New Roman" w:hAnsi="Times New Roman" w:cs="Times New Roman"/>
          <w:b/>
          <w:bCs/>
          <w:sz w:val="28"/>
          <w:szCs w:val="28"/>
          <w:u w:val="single"/>
        </w:rPr>
        <w:t xml:space="preserve"> Shaffer</w:t>
      </w:r>
    </w:p>
    <w:p w:rsidRPr="00930B43" w:rsidR="00930B43" w:rsidP="15E5C4C1" w:rsidRDefault="00930B43" w14:paraId="488F7EC6" w14:textId="29054EC8">
      <w:pPr>
        <w:jc w:val="center"/>
        <w:rPr>
          <w:rFonts w:ascii="Times New Roman" w:hAnsi="Times New Roman" w:cs="Times New Roman"/>
          <w:sz w:val="28"/>
          <w:szCs w:val="28"/>
          <w:u w:val="single"/>
        </w:rPr>
      </w:pPr>
      <w:r w:rsidRPr="15E5C4C1">
        <w:rPr>
          <w:rFonts w:ascii="Times New Roman" w:hAnsi="Times New Roman" w:cs="Times New Roman"/>
          <w:sz w:val="28"/>
          <w:szCs w:val="28"/>
          <w:u w:val="single"/>
        </w:rPr>
        <w:t>Team Members:</w:t>
      </w:r>
    </w:p>
    <w:p w:rsidRPr="009F6B80" w:rsidR="00764F35" w:rsidP="009F6B80" w:rsidRDefault="00930B43" w14:paraId="7257BF0F" w14:textId="70C79548">
      <w:pPr>
        <w:jc w:val="center"/>
        <w:rPr>
          <w:rFonts w:ascii="Times New Roman" w:hAnsi="Times New Roman" w:cs="Times New Roman"/>
          <w:b/>
          <w:bCs/>
          <w:sz w:val="28"/>
          <w:szCs w:val="28"/>
        </w:rPr>
      </w:pPr>
      <w:r w:rsidRPr="45A865CC">
        <w:rPr>
          <w:rFonts w:ascii="Times New Roman" w:hAnsi="Times New Roman" w:cs="Times New Roman"/>
          <w:b/>
          <w:bCs/>
          <w:sz w:val="28"/>
          <w:szCs w:val="28"/>
        </w:rPr>
        <w:t>Kimberly Allison</w:t>
      </w:r>
      <w:r w:rsidRPr="45A865CC" w:rsidR="6CAA60FC">
        <w:rPr>
          <w:rFonts w:ascii="Times New Roman" w:hAnsi="Times New Roman" w:cs="Times New Roman"/>
          <w:b/>
          <w:bCs/>
          <w:sz w:val="28"/>
          <w:szCs w:val="28"/>
        </w:rPr>
        <w:t>,</w:t>
      </w:r>
      <w:r w:rsidRPr="45A865CC">
        <w:rPr>
          <w:rFonts w:ascii="Times New Roman" w:hAnsi="Times New Roman" w:cs="Times New Roman"/>
          <w:b/>
          <w:bCs/>
          <w:sz w:val="28"/>
          <w:szCs w:val="28"/>
        </w:rPr>
        <w:t xml:space="preserve"> Aadarsha Bastola</w:t>
      </w:r>
      <w:r w:rsidRPr="45A865CC" w:rsidR="68CC00E9">
        <w:rPr>
          <w:rFonts w:ascii="Times New Roman" w:hAnsi="Times New Roman" w:cs="Times New Roman"/>
          <w:b/>
          <w:bCs/>
          <w:sz w:val="28"/>
          <w:szCs w:val="28"/>
        </w:rPr>
        <w:t>,</w:t>
      </w:r>
      <w:r w:rsidRPr="45A865CC">
        <w:rPr>
          <w:rFonts w:ascii="Times New Roman" w:hAnsi="Times New Roman" w:cs="Times New Roman"/>
          <w:b/>
          <w:bCs/>
          <w:sz w:val="28"/>
          <w:szCs w:val="28"/>
        </w:rPr>
        <w:t xml:space="preserve"> Alan Hakala</w:t>
      </w:r>
      <w:r w:rsidRPr="45A865CC" w:rsidR="26C7B3F4">
        <w:rPr>
          <w:rFonts w:ascii="Times New Roman" w:hAnsi="Times New Roman" w:cs="Times New Roman"/>
          <w:b/>
          <w:bCs/>
          <w:sz w:val="28"/>
          <w:szCs w:val="28"/>
        </w:rPr>
        <w:t>,</w:t>
      </w:r>
      <w:r w:rsidRPr="45A865CC">
        <w:rPr>
          <w:rFonts w:ascii="Times New Roman" w:hAnsi="Times New Roman" w:cs="Times New Roman"/>
          <w:b/>
          <w:bCs/>
          <w:sz w:val="28"/>
          <w:szCs w:val="28"/>
        </w:rPr>
        <w:t xml:space="preserve"> Nicholas Wiley</w:t>
      </w:r>
    </w:p>
    <w:p w:rsidRPr="00930B43" w:rsidR="00764F35" w:rsidP="00930B43" w:rsidRDefault="00764F35" w14:paraId="4181C2F8" w14:textId="77777777">
      <w:pPr>
        <w:jc w:val="center"/>
        <w:rPr>
          <w:rFonts w:ascii="Times New Roman" w:hAnsi="Times New Roman" w:cs="Times New Roman"/>
          <w:b/>
          <w:bCs/>
          <w:sz w:val="28"/>
          <w:szCs w:val="28"/>
        </w:rPr>
      </w:pPr>
    </w:p>
    <w:p w:rsidR="000055EA" w:rsidRDefault="000055EA" w14:paraId="7470565F" w14:textId="77777777">
      <w:pPr>
        <w:rPr>
          <w:rFonts w:ascii="Times New Roman" w:hAnsi="Times New Roman" w:cs="Times New Roman"/>
          <w:b/>
          <w:bCs/>
          <w:sz w:val="36"/>
          <w:szCs w:val="36"/>
        </w:rPr>
      </w:pPr>
      <w:r>
        <w:rPr>
          <w:rFonts w:ascii="Times New Roman" w:hAnsi="Times New Roman" w:cs="Times New Roman"/>
          <w:b/>
          <w:bCs/>
          <w:sz w:val="36"/>
          <w:szCs w:val="36"/>
        </w:rPr>
        <w:br w:type="page"/>
      </w:r>
    </w:p>
    <w:p w:rsidRPr="00F061C0" w:rsidR="00FA0CF4" w:rsidP="00F061C0" w:rsidRDefault="000055EA" w14:paraId="470256D5" w14:textId="49F76E86">
      <w:pPr>
        <w:spacing w:after="0" w:line="276" w:lineRule="auto"/>
        <w:rPr>
          <w:rFonts w:ascii="Times New Roman" w:hAnsi="Times New Roman" w:cs="Times New Roman"/>
          <w:sz w:val="36"/>
          <w:szCs w:val="36"/>
        </w:rPr>
      </w:pPr>
      <w:r w:rsidRPr="000055EA">
        <w:rPr>
          <w:rFonts w:ascii="Times New Roman" w:hAnsi="Times New Roman" w:cs="Times New Roman"/>
          <w:b/>
          <w:bCs/>
          <w:sz w:val="36"/>
          <w:szCs w:val="36"/>
        </w:rPr>
        <w:t>Table of Contents</w:t>
      </w:r>
      <w:r w:rsidRPr="00930B43" w:rsidR="00930B43">
        <w:rPr>
          <w:rFonts w:ascii="Times New Roman" w:hAnsi="Times New Roman" w:cs="Times New Roman"/>
          <w:sz w:val="36"/>
          <w:szCs w:val="36"/>
        </w:rPr>
        <w:t> </w:t>
      </w:r>
      <w:r w:rsidRPr="00FA0CF4" w:rsidR="00930B43">
        <w:rPr>
          <w:rFonts w:ascii="Times New Roman" w:hAnsi="Times New Roman" w:cs="Times New Roman"/>
          <w:sz w:val="36"/>
          <w:szCs w:val="36"/>
        </w:rPr>
        <w:br/>
      </w:r>
      <w:r w:rsidRPr="00E12088">
        <w:rPr>
          <w:rFonts w:ascii="Times New Roman" w:hAnsi="Times New Roman" w:cs="Times New Roman"/>
        </w:rPr>
        <w:t>1. Introduction</w:t>
      </w:r>
      <w:r w:rsidR="006569EC">
        <w:rPr>
          <w:rFonts w:ascii="Times New Roman" w:hAnsi="Times New Roman" w:cs="Times New Roman"/>
        </w:rPr>
        <w:t>…………………………………………………………………</w:t>
      </w:r>
      <w:r w:rsidR="007E1D0F">
        <w:rPr>
          <w:rFonts w:ascii="Times New Roman" w:hAnsi="Times New Roman" w:cs="Times New Roman"/>
        </w:rPr>
        <w:t>………………</w:t>
      </w:r>
      <w:proofErr w:type="gramStart"/>
      <w:r w:rsidR="007E1D0F">
        <w:rPr>
          <w:rFonts w:ascii="Times New Roman" w:hAnsi="Times New Roman" w:cs="Times New Roman"/>
        </w:rPr>
        <w:t>…</w:t>
      </w:r>
      <w:r w:rsidR="002251CC">
        <w:rPr>
          <w:rFonts w:ascii="Times New Roman" w:hAnsi="Times New Roman" w:cs="Times New Roman"/>
        </w:rPr>
        <w:t>.</w:t>
      </w:r>
      <w:r w:rsidR="007E1D0F">
        <w:rPr>
          <w:rFonts w:ascii="Times New Roman" w:hAnsi="Times New Roman" w:cs="Times New Roman"/>
        </w:rPr>
        <w:t>.</w:t>
      </w:r>
      <w:proofErr w:type="gramEnd"/>
      <w:r w:rsidR="007E1D0F">
        <w:rPr>
          <w:rFonts w:ascii="Times New Roman" w:hAnsi="Times New Roman" w:cs="Times New Roman"/>
        </w:rPr>
        <w:t>3</w:t>
      </w:r>
    </w:p>
    <w:p w:rsidRPr="00E12088" w:rsidR="000055EA" w:rsidP="00F061C0" w:rsidRDefault="000055EA" w14:paraId="1E74A97F" w14:textId="51EAA882">
      <w:pPr>
        <w:spacing w:after="0" w:line="276" w:lineRule="auto"/>
        <w:rPr>
          <w:rFonts w:ascii="Times New Roman" w:hAnsi="Times New Roman" w:cs="Times New Roman"/>
        </w:rPr>
      </w:pPr>
      <w:r w:rsidRPr="00E12088">
        <w:rPr>
          <w:rFonts w:ascii="Times New Roman" w:hAnsi="Times New Roman" w:cs="Times New Roman"/>
        </w:rPr>
        <w:t>2. Implementation Overview</w:t>
      </w:r>
      <w:r w:rsidRPr="03EBE7BD" w:rsidR="3910E18E">
        <w:rPr>
          <w:rFonts w:ascii="Times New Roman" w:hAnsi="Times New Roman" w:cs="Times New Roman"/>
        </w:rPr>
        <w:t>………………………………………………</w:t>
      </w:r>
      <w:r w:rsidRPr="03EBE7BD" w:rsidR="3F980C96">
        <w:rPr>
          <w:rFonts w:ascii="Times New Roman" w:hAnsi="Times New Roman" w:cs="Times New Roman"/>
        </w:rPr>
        <w:t>...</w:t>
      </w:r>
      <w:r w:rsidRPr="03EBE7BD" w:rsidR="3910E18E">
        <w:rPr>
          <w:rFonts w:ascii="Times New Roman" w:hAnsi="Times New Roman" w:cs="Times New Roman"/>
        </w:rPr>
        <w:t>…………………...</w:t>
      </w:r>
      <w:r w:rsidR="002251CC">
        <w:rPr>
          <w:rFonts w:ascii="Times New Roman" w:hAnsi="Times New Roman" w:cs="Times New Roman"/>
        </w:rPr>
        <w:t>.</w:t>
      </w:r>
      <w:r w:rsidRPr="03EBE7BD" w:rsidR="3910E18E">
        <w:rPr>
          <w:rFonts w:ascii="Times New Roman" w:hAnsi="Times New Roman" w:cs="Times New Roman"/>
        </w:rPr>
        <w:t>4</w:t>
      </w:r>
    </w:p>
    <w:p w:rsidRPr="00E12088" w:rsidR="000055EA" w:rsidP="00F061C0" w:rsidRDefault="000055EA" w14:paraId="60B4E84A" w14:textId="4261BAAC">
      <w:pPr>
        <w:spacing w:after="0" w:line="276" w:lineRule="auto"/>
        <w:rPr>
          <w:rFonts w:ascii="Times New Roman" w:hAnsi="Times New Roman" w:cs="Times New Roman"/>
        </w:rPr>
      </w:pPr>
      <w:r w:rsidRPr="00E12088">
        <w:rPr>
          <w:rFonts w:ascii="Times New Roman" w:hAnsi="Times New Roman" w:cs="Times New Roman"/>
        </w:rPr>
        <w:tab/>
      </w:r>
      <w:r w:rsidRPr="00E12088" w:rsidR="054BD5C8">
        <w:rPr>
          <w:rFonts w:ascii="Times New Roman" w:hAnsi="Times New Roman" w:cs="Times New Roman"/>
        </w:rPr>
        <w:t>2.1. Mobile App</w:t>
      </w:r>
      <w:r w:rsidR="3910E18E">
        <w:rPr>
          <w:rFonts w:ascii="Times New Roman" w:hAnsi="Times New Roman" w:cs="Times New Roman"/>
        </w:rPr>
        <w:t>………………………………………………………………………..</w:t>
      </w:r>
      <w:r w:rsidR="276FA937">
        <w:rPr>
          <w:rFonts w:ascii="Times New Roman" w:hAnsi="Times New Roman" w:cs="Times New Roman"/>
        </w:rPr>
        <w:t>...</w:t>
      </w:r>
      <w:r w:rsidR="3910E18E">
        <w:rPr>
          <w:rFonts w:ascii="Times New Roman" w:hAnsi="Times New Roman" w:cs="Times New Roman"/>
        </w:rPr>
        <w:t>.</w:t>
      </w:r>
      <w:r w:rsidR="002251CC">
        <w:rPr>
          <w:rFonts w:ascii="Times New Roman" w:hAnsi="Times New Roman" w:cs="Times New Roman"/>
        </w:rPr>
        <w:t>.</w:t>
      </w:r>
      <w:r w:rsidR="16E62E80">
        <w:rPr>
          <w:rFonts w:ascii="Times New Roman" w:hAnsi="Times New Roman" w:cs="Times New Roman"/>
        </w:rPr>
        <w:t>4</w:t>
      </w:r>
    </w:p>
    <w:p w:rsidRPr="00E12088" w:rsidR="000055EA" w:rsidP="00F061C0" w:rsidRDefault="000055EA" w14:paraId="2F410877" w14:textId="0FAF4D32">
      <w:pPr>
        <w:spacing w:after="0" w:line="276" w:lineRule="auto"/>
        <w:rPr>
          <w:rFonts w:ascii="Times New Roman" w:hAnsi="Times New Roman" w:cs="Times New Roman"/>
        </w:rPr>
      </w:pPr>
      <w:r w:rsidRPr="00E12088">
        <w:rPr>
          <w:rFonts w:ascii="Times New Roman" w:hAnsi="Times New Roman" w:cs="Times New Roman"/>
        </w:rPr>
        <w:tab/>
      </w:r>
      <w:r w:rsidRPr="00E12088" w:rsidR="054BD5C8">
        <w:rPr>
          <w:rFonts w:ascii="Times New Roman" w:hAnsi="Times New Roman" w:cs="Times New Roman"/>
        </w:rPr>
        <w:t>2.2. Conveyor Belt</w:t>
      </w:r>
      <w:r w:rsidR="3910E18E">
        <w:rPr>
          <w:rFonts w:ascii="Times New Roman" w:hAnsi="Times New Roman" w:cs="Times New Roman"/>
        </w:rPr>
        <w:t>……………………………………………………………………...</w:t>
      </w:r>
      <w:r w:rsidR="4E99C2A7">
        <w:rPr>
          <w:rFonts w:ascii="Times New Roman" w:hAnsi="Times New Roman" w:cs="Times New Roman"/>
        </w:rPr>
        <w:t>.</w:t>
      </w:r>
      <w:r w:rsidR="002251CC">
        <w:rPr>
          <w:rFonts w:ascii="Times New Roman" w:hAnsi="Times New Roman" w:cs="Times New Roman"/>
        </w:rPr>
        <w:t>.</w:t>
      </w:r>
      <w:r w:rsidR="4E99C2A7">
        <w:rPr>
          <w:rFonts w:ascii="Times New Roman" w:hAnsi="Times New Roman" w:cs="Times New Roman"/>
        </w:rPr>
        <w:t>..</w:t>
      </w:r>
      <w:r w:rsidR="79193549">
        <w:rPr>
          <w:rFonts w:ascii="Times New Roman" w:hAnsi="Times New Roman" w:cs="Times New Roman"/>
        </w:rPr>
        <w:t>4</w:t>
      </w:r>
    </w:p>
    <w:p w:rsidRPr="00E12088" w:rsidR="000055EA" w:rsidP="00F061C0" w:rsidRDefault="000055EA" w14:paraId="04B38105" w14:textId="6C7F6BEF">
      <w:pPr>
        <w:tabs>
          <w:tab w:val="left" w:pos="720"/>
          <w:tab w:val="left" w:pos="1440"/>
          <w:tab w:val="left" w:pos="2160"/>
          <w:tab w:val="left" w:pos="2880"/>
          <w:tab w:val="left" w:pos="3600"/>
          <w:tab w:val="left" w:pos="4320"/>
          <w:tab w:val="left" w:pos="5426"/>
        </w:tabs>
        <w:spacing w:after="0" w:line="276" w:lineRule="auto"/>
        <w:rPr>
          <w:rFonts w:ascii="Times New Roman" w:hAnsi="Times New Roman" w:cs="Times New Roman"/>
        </w:rPr>
      </w:pPr>
      <w:r w:rsidRPr="00E12088">
        <w:rPr>
          <w:rFonts w:ascii="Times New Roman" w:hAnsi="Times New Roman" w:cs="Times New Roman"/>
        </w:rPr>
        <w:tab/>
      </w:r>
      <w:r w:rsidRPr="00E12088">
        <w:rPr>
          <w:rFonts w:ascii="Times New Roman" w:hAnsi="Times New Roman" w:cs="Times New Roman"/>
        </w:rPr>
        <w:t xml:space="preserve">2.3. </w:t>
      </w:r>
      <w:r w:rsidRPr="00E12088" w:rsidR="002522E4">
        <w:rPr>
          <w:rFonts w:ascii="Times New Roman" w:hAnsi="Times New Roman" w:cs="Times New Roman"/>
        </w:rPr>
        <w:t>Image Classification Model</w:t>
      </w:r>
      <w:r w:rsidR="3910E18E">
        <w:rPr>
          <w:rFonts w:ascii="Times New Roman" w:hAnsi="Times New Roman" w:cs="Times New Roman"/>
        </w:rPr>
        <w:t>…………………………</w:t>
      </w:r>
      <w:r w:rsidR="2523F9CD">
        <w:rPr>
          <w:rFonts w:ascii="Times New Roman" w:hAnsi="Times New Roman" w:cs="Times New Roman"/>
        </w:rPr>
        <w:t>………………</w:t>
      </w:r>
      <w:r w:rsidR="70D8FBC9">
        <w:rPr>
          <w:rFonts w:ascii="Times New Roman" w:hAnsi="Times New Roman" w:cs="Times New Roman"/>
        </w:rPr>
        <w:t>...</w:t>
      </w:r>
      <w:r w:rsidR="2523F9CD">
        <w:rPr>
          <w:rFonts w:ascii="Times New Roman" w:hAnsi="Times New Roman" w:cs="Times New Roman"/>
        </w:rPr>
        <w:t>……………</w:t>
      </w:r>
      <w:r w:rsidR="002251CC">
        <w:rPr>
          <w:rFonts w:ascii="Times New Roman" w:hAnsi="Times New Roman" w:cs="Times New Roman"/>
        </w:rPr>
        <w:t>...</w:t>
      </w:r>
      <w:r w:rsidR="16EFFF39">
        <w:rPr>
          <w:rFonts w:ascii="Times New Roman" w:hAnsi="Times New Roman" w:cs="Times New Roman"/>
        </w:rPr>
        <w:t>5</w:t>
      </w:r>
    </w:p>
    <w:p w:rsidRPr="00E12088" w:rsidR="002522E4" w:rsidP="00F061C0" w:rsidRDefault="002522E4" w14:paraId="669DF140" w14:textId="06C2601F">
      <w:pPr>
        <w:spacing w:after="0" w:line="276" w:lineRule="auto"/>
        <w:rPr>
          <w:rFonts w:ascii="Times New Roman" w:hAnsi="Times New Roman" w:cs="Times New Roman"/>
        </w:rPr>
      </w:pPr>
      <w:r w:rsidRPr="00E12088">
        <w:rPr>
          <w:rFonts w:ascii="Times New Roman" w:hAnsi="Times New Roman" w:cs="Times New Roman"/>
        </w:rPr>
        <w:t>3. Architectural Overview</w:t>
      </w:r>
      <w:r w:rsidRPr="03EBE7BD" w:rsidR="2523F9CD">
        <w:rPr>
          <w:rFonts w:ascii="Times New Roman" w:hAnsi="Times New Roman" w:cs="Times New Roman"/>
        </w:rPr>
        <w:t>………………………</w:t>
      </w:r>
      <w:r w:rsidRPr="03EBE7BD" w:rsidR="01F840B6">
        <w:rPr>
          <w:rFonts w:ascii="Times New Roman" w:hAnsi="Times New Roman" w:cs="Times New Roman"/>
        </w:rPr>
        <w:t>...</w:t>
      </w:r>
      <w:r w:rsidRPr="03EBE7BD" w:rsidR="2523F9CD">
        <w:rPr>
          <w:rFonts w:ascii="Times New Roman" w:hAnsi="Times New Roman" w:cs="Times New Roman"/>
        </w:rPr>
        <w:t>………………………………………………</w:t>
      </w:r>
      <w:r w:rsidR="002251CC">
        <w:rPr>
          <w:rFonts w:ascii="Times New Roman" w:hAnsi="Times New Roman" w:cs="Times New Roman"/>
        </w:rPr>
        <w:t>.</w:t>
      </w:r>
      <w:r w:rsidRPr="21D06CAE" w:rsidR="175DF743">
        <w:rPr>
          <w:rFonts w:ascii="Times New Roman" w:hAnsi="Times New Roman" w:cs="Times New Roman"/>
        </w:rPr>
        <w:t>6</w:t>
      </w:r>
    </w:p>
    <w:p w:rsidRPr="00E12088" w:rsidR="002522E4" w:rsidP="00F061C0" w:rsidRDefault="002522E4" w14:paraId="31012955" w14:textId="4931637C">
      <w:pPr>
        <w:spacing w:after="0" w:line="276" w:lineRule="auto"/>
        <w:rPr>
          <w:rFonts w:ascii="Times New Roman" w:hAnsi="Times New Roman" w:cs="Times New Roman"/>
        </w:rPr>
      </w:pPr>
      <w:r w:rsidRPr="00E12088">
        <w:rPr>
          <w:rFonts w:ascii="Times New Roman" w:hAnsi="Times New Roman" w:cs="Times New Roman"/>
        </w:rPr>
        <w:tab/>
      </w:r>
      <w:r w:rsidRPr="00E12088" w:rsidR="3F206D85">
        <w:rPr>
          <w:rFonts w:ascii="Times New Roman" w:hAnsi="Times New Roman" w:cs="Times New Roman"/>
        </w:rPr>
        <w:t>3.1. Mobile App</w:t>
      </w:r>
      <w:r w:rsidR="2523F9CD">
        <w:rPr>
          <w:rFonts w:ascii="Times New Roman" w:hAnsi="Times New Roman" w:cs="Times New Roman"/>
        </w:rPr>
        <w:t>………………………………</w:t>
      </w:r>
      <w:r w:rsidR="223828FA">
        <w:rPr>
          <w:rFonts w:ascii="Times New Roman" w:hAnsi="Times New Roman" w:cs="Times New Roman"/>
        </w:rPr>
        <w:t>...</w:t>
      </w:r>
      <w:r w:rsidR="2523F9CD">
        <w:rPr>
          <w:rFonts w:ascii="Times New Roman" w:hAnsi="Times New Roman" w:cs="Times New Roman"/>
        </w:rPr>
        <w:t>………………………………………...</w:t>
      </w:r>
      <w:r w:rsidR="002251CC">
        <w:rPr>
          <w:rFonts w:ascii="Times New Roman" w:hAnsi="Times New Roman" w:cs="Times New Roman"/>
        </w:rPr>
        <w:t>.</w:t>
      </w:r>
      <w:r w:rsidR="73F7B314">
        <w:rPr>
          <w:rFonts w:ascii="Times New Roman" w:hAnsi="Times New Roman" w:cs="Times New Roman"/>
        </w:rPr>
        <w:t>6</w:t>
      </w:r>
    </w:p>
    <w:p w:rsidRPr="00E12088" w:rsidR="002522E4" w:rsidP="00F061C0" w:rsidRDefault="002522E4" w14:paraId="221B1DBB" w14:textId="3B7F3A24">
      <w:pPr>
        <w:spacing w:after="0" w:line="276" w:lineRule="auto"/>
        <w:rPr>
          <w:rFonts w:ascii="Times New Roman" w:hAnsi="Times New Roman" w:cs="Times New Roman"/>
        </w:rPr>
      </w:pPr>
      <w:r w:rsidRPr="00E12088">
        <w:rPr>
          <w:rFonts w:ascii="Times New Roman" w:hAnsi="Times New Roman" w:cs="Times New Roman"/>
        </w:rPr>
        <w:tab/>
      </w:r>
      <w:r w:rsidRPr="00E12088">
        <w:rPr>
          <w:rFonts w:ascii="Times New Roman" w:hAnsi="Times New Roman" w:cs="Times New Roman"/>
        </w:rPr>
        <w:tab/>
      </w:r>
      <w:r w:rsidRPr="00E12088">
        <w:rPr>
          <w:rFonts w:ascii="Times New Roman" w:hAnsi="Times New Roman" w:cs="Times New Roman"/>
        </w:rPr>
        <w:t>3.1.1</w:t>
      </w:r>
      <w:r w:rsidRPr="00E12088" w:rsidR="00A2586A">
        <w:rPr>
          <w:rFonts w:ascii="Times New Roman" w:hAnsi="Times New Roman" w:cs="Times New Roman"/>
        </w:rPr>
        <w:t>.</w:t>
      </w:r>
      <w:r w:rsidRPr="00E12088">
        <w:rPr>
          <w:rFonts w:ascii="Times New Roman" w:hAnsi="Times New Roman" w:cs="Times New Roman"/>
        </w:rPr>
        <w:t xml:space="preserve"> Architectural Diagram</w:t>
      </w:r>
      <w:r w:rsidR="2523F9CD">
        <w:rPr>
          <w:rFonts w:ascii="Times New Roman" w:hAnsi="Times New Roman" w:cs="Times New Roman"/>
        </w:rPr>
        <w:t>……………………………</w:t>
      </w:r>
      <w:proofErr w:type="gramStart"/>
      <w:r w:rsidR="2523F9CD">
        <w:rPr>
          <w:rFonts w:ascii="Times New Roman" w:hAnsi="Times New Roman" w:cs="Times New Roman"/>
        </w:rPr>
        <w:t>…</w:t>
      </w:r>
      <w:r w:rsidR="7331E72D">
        <w:rPr>
          <w:rFonts w:ascii="Times New Roman" w:hAnsi="Times New Roman" w:cs="Times New Roman"/>
        </w:rPr>
        <w:t>..</w:t>
      </w:r>
      <w:proofErr w:type="gramEnd"/>
      <w:r w:rsidR="2523F9CD">
        <w:rPr>
          <w:rFonts w:ascii="Times New Roman" w:hAnsi="Times New Roman" w:cs="Times New Roman"/>
        </w:rPr>
        <w:t>…………………..</w:t>
      </w:r>
      <w:r w:rsidR="50F464E6">
        <w:rPr>
          <w:rFonts w:ascii="Times New Roman" w:hAnsi="Times New Roman" w:cs="Times New Roman"/>
        </w:rPr>
        <w:t>..</w:t>
      </w:r>
      <w:r w:rsidR="002251CC">
        <w:rPr>
          <w:rFonts w:ascii="Times New Roman" w:hAnsi="Times New Roman" w:cs="Times New Roman"/>
        </w:rPr>
        <w:t>..</w:t>
      </w:r>
      <w:r w:rsidR="50F464E6">
        <w:rPr>
          <w:rFonts w:ascii="Times New Roman" w:hAnsi="Times New Roman" w:cs="Times New Roman"/>
        </w:rPr>
        <w:t>6</w:t>
      </w:r>
    </w:p>
    <w:p w:rsidRPr="00E12088" w:rsidR="00A2586A" w:rsidP="00F061C0" w:rsidRDefault="00A2586A" w14:paraId="21618F25" w14:textId="16C30181">
      <w:pPr>
        <w:spacing w:after="0" w:line="276" w:lineRule="auto"/>
        <w:rPr>
          <w:rFonts w:ascii="Times New Roman" w:hAnsi="Times New Roman" w:cs="Times New Roman"/>
        </w:rPr>
      </w:pPr>
      <w:r w:rsidRPr="00E12088">
        <w:rPr>
          <w:rFonts w:ascii="Times New Roman" w:hAnsi="Times New Roman" w:cs="Times New Roman"/>
        </w:rPr>
        <w:tab/>
      </w:r>
      <w:r w:rsidRPr="00E12088">
        <w:rPr>
          <w:rFonts w:ascii="Times New Roman" w:hAnsi="Times New Roman" w:cs="Times New Roman"/>
        </w:rPr>
        <w:tab/>
      </w:r>
      <w:r w:rsidRPr="00E12088">
        <w:rPr>
          <w:rFonts w:ascii="Times New Roman" w:hAnsi="Times New Roman" w:cs="Times New Roman"/>
        </w:rPr>
        <w:t>3.1.2. Discussion of Architecture</w:t>
      </w:r>
      <w:r w:rsidR="2523F9CD">
        <w:rPr>
          <w:rFonts w:ascii="Times New Roman" w:hAnsi="Times New Roman" w:cs="Times New Roman"/>
        </w:rPr>
        <w:t>……………………</w:t>
      </w:r>
      <w:r w:rsidR="1106298E">
        <w:rPr>
          <w:rFonts w:ascii="Times New Roman" w:hAnsi="Times New Roman" w:cs="Times New Roman"/>
        </w:rPr>
        <w:t>...</w:t>
      </w:r>
      <w:r w:rsidR="2523F9CD">
        <w:rPr>
          <w:rFonts w:ascii="Times New Roman" w:hAnsi="Times New Roman" w:cs="Times New Roman"/>
        </w:rPr>
        <w:t>………………………..</w:t>
      </w:r>
      <w:r w:rsidR="5E511404">
        <w:rPr>
          <w:rFonts w:ascii="Times New Roman" w:hAnsi="Times New Roman" w:cs="Times New Roman"/>
        </w:rPr>
        <w:t>.</w:t>
      </w:r>
      <w:r w:rsidR="2523F9CD">
        <w:rPr>
          <w:rFonts w:ascii="Times New Roman" w:hAnsi="Times New Roman" w:cs="Times New Roman"/>
        </w:rPr>
        <w:t>.</w:t>
      </w:r>
      <w:r w:rsidR="002251CC">
        <w:rPr>
          <w:rFonts w:ascii="Times New Roman" w:hAnsi="Times New Roman" w:cs="Times New Roman"/>
        </w:rPr>
        <w:t>..6</w:t>
      </w:r>
    </w:p>
    <w:p w:rsidRPr="00E12088" w:rsidR="00A2586A" w:rsidP="00F061C0" w:rsidRDefault="002522E4" w14:paraId="1A90A8E1" w14:textId="296B2510">
      <w:pPr>
        <w:spacing w:after="0" w:line="276" w:lineRule="auto"/>
        <w:rPr>
          <w:rFonts w:ascii="Times New Roman" w:hAnsi="Times New Roman" w:cs="Times New Roman"/>
        </w:rPr>
      </w:pPr>
      <w:r w:rsidRPr="00E12088">
        <w:rPr>
          <w:rFonts w:ascii="Times New Roman" w:hAnsi="Times New Roman" w:cs="Times New Roman"/>
        </w:rPr>
        <w:tab/>
      </w:r>
      <w:r w:rsidRPr="00E12088" w:rsidR="3F206D85">
        <w:rPr>
          <w:rFonts w:ascii="Times New Roman" w:hAnsi="Times New Roman" w:cs="Times New Roman"/>
        </w:rPr>
        <w:t>3.2. Conveyor Belt</w:t>
      </w:r>
      <w:r w:rsidR="43BA5542">
        <w:rPr>
          <w:rFonts w:ascii="Times New Roman" w:hAnsi="Times New Roman" w:cs="Times New Roman"/>
        </w:rPr>
        <w:t>…………………………………</w:t>
      </w:r>
      <w:r w:rsidR="7BF9A5AB">
        <w:rPr>
          <w:rFonts w:ascii="Times New Roman" w:hAnsi="Times New Roman" w:cs="Times New Roman"/>
        </w:rPr>
        <w:t>...</w:t>
      </w:r>
      <w:r w:rsidR="43BA5542">
        <w:rPr>
          <w:rFonts w:ascii="Times New Roman" w:hAnsi="Times New Roman" w:cs="Times New Roman"/>
        </w:rPr>
        <w:t>………………………………….</w:t>
      </w:r>
      <w:r w:rsidR="62204CF0">
        <w:rPr>
          <w:rFonts w:ascii="Times New Roman" w:hAnsi="Times New Roman" w:cs="Times New Roman"/>
        </w:rPr>
        <w:t>..</w:t>
      </w:r>
      <w:r w:rsidR="002251CC">
        <w:rPr>
          <w:rFonts w:ascii="Times New Roman" w:hAnsi="Times New Roman" w:cs="Times New Roman"/>
        </w:rPr>
        <w:t>.8</w:t>
      </w:r>
    </w:p>
    <w:p w:rsidRPr="00E12088" w:rsidR="00A2586A" w:rsidP="00F061C0" w:rsidRDefault="00A2586A" w14:paraId="3AAB8785" w14:textId="3785E8EF">
      <w:pPr>
        <w:spacing w:after="0" w:line="276" w:lineRule="auto"/>
        <w:rPr>
          <w:rFonts w:ascii="Times New Roman" w:hAnsi="Times New Roman" w:cs="Times New Roman"/>
        </w:rPr>
      </w:pPr>
      <w:r w:rsidRPr="00E12088">
        <w:rPr>
          <w:rFonts w:ascii="Times New Roman" w:hAnsi="Times New Roman" w:cs="Times New Roman"/>
        </w:rPr>
        <w:tab/>
      </w:r>
      <w:r w:rsidRPr="00E12088">
        <w:rPr>
          <w:rFonts w:ascii="Times New Roman" w:hAnsi="Times New Roman" w:cs="Times New Roman"/>
        </w:rPr>
        <w:tab/>
      </w:r>
      <w:r w:rsidRPr="00E12088">
        <w:rPr>
          <w:rFonts w:ascii="Times New Roman" w:hAnsi="Times New Roman" w:cs="Times New Roman"/>
        </w:rPr>
        <w:t>3.2.1. Architectural Diagram</w:t>
      </w:r>
      <w:r w:rsidR="43BA5542">
        <w:rPr>
          <w:rFonts w:ascii="Times New Roman" w:hAnsi="Times New Roman" w:cs="Times New Roman"/>
        </w:rPr>
        <w:t>…………………</w:t>
      </w:r>
      <w:proofErr w:type="gramStart"/>
      <w:r w:rsidR="43BA5542">
        <w:rPr>
          <w:rFonts w:ascii="Times New Roman" w:hAnsi="Times New Roman" w:cs="Times New Roman"/>
        </w:rPr>
        <w:t>…</w:t>
      </w:r>
      <w:r w:rsidR="2FFFE8B5">
        <w:rPr>
          <w:rFonts w:ascii="Times New Roman" w:hAnsi="Times New Roman" w:cs="Times New Roman"/>
        </w:rPr>
        <w:t>..</w:t>
      </w:r>
      <w:proofErr w:type="gramEnd"/>
      <w:r w:rsidR="43BA5542">
        <w:rPr>
          <w:rFonts w:ascii="Times New Roman" w:hAnsi="Times New Roman" w:cs="Times New Roman"/>
        </w:rPr>
        <w:t>……………………………..</w:t>
      </w:r>
      <w:r w:rsidR="1A59110B">
        <w:rPr>
          <w:rFonts w:ascii="Times New Roman" w:hAnsi="Times New Roman" w:cs="Times New Roman"/>
        </w:rPr>
        <w:t>..</w:t>
      </w:r>
      <w:r w:rsidR="002251CC">
        <w:rPr>
          <w:rFonts w:ascii="Times New Roman" w:hAnsi="Times New Roman" w:cs="Times New Roman"/>
        </w:rPr>
        <w:t>..8</w:t>
      </w:r>
    </w:p>
    <w:p w:rsidRPr="00E12088" w:rsidR="002522E4" w:rsidP="00F061C0" w:rsidRDefault="00A2586A" w14:paraId="149B6026" w14:textId="319C5F04">
      <w:pPr>
        <w:spacing w:after="0" w:line="276" w:lineRule="auto"/>
        <w:rPr>
          <w:rFonts w:ascii="Times New Roman" w:hAnsi="Times New Roman" w:cs="Times New Roman"/>
        </w:rPr>
      </w:pPr>
      <w:r w:rsidRPr="00E12088">
        <w:rPr>
          <w:rFonts w:ascii="Times New Roman" w:hAnsi="Times New Roman" w:cs="Times New Roman"/>
        </w:rPr>
        <w:tab/>
      </w:r>
      <w:r w:rsidRPr="00E12088">
        <w:rPr>
          <w:rFonts w:ascii="Times New Roman" w:hAnsi="Times New Roman" w:cs="Times New Roman"/>
        </w:rPr>
        <w:tab/>
      </w:r>
      <w:r w:rsidRPr="00E12088">
        <w:rPr>
          <w:rFonts w:ascii="Times New Roman" w:hAnsi="Times New Roman" w:cs="Times New Roman"/>
        </w:rPr>
        <w:t>3.2.2. Discussion of Architecture</w:t>
      </w:r>
      <w:r w:rsidR="43BA5542">
        <w:rPr>
          <w:rFonts w:ascii="Times New Roman" w:hAnsi="Times New Roman" w:cs="Times New Roman"/>
        </w:rPr>
        <w:t>…...……………………</w:t>
      </w:r>
      <w:r w:rsidR="6645D375">
        <w:rPr>
          <w:rFonts w:ascii="Times New Roman" w:hAnsi="Times New Roman" w:cs="Times New Roman"/>
        </w:rPr>
        <w:t>...</w:t>
      </w:r>
      <w:r w:rsidR="43BA5542">
        <w:rPr>
          <w:rFonts w:ascii="Times New Roman" w:hAnsi="Times New Roman" w:cs="Times New Roman"/>
        </w:rPr>
        <w:t>……………………</w:t>
      </w:r>
      <w:r w:rsidR="35AF6A62">
        <w:rPr>
          <w:rFonts w:ascii="Times New Roman" w:hAnsi="Times New Roman" w:cs="Times New Roman"/>
        </w:rPr>
        <w:t>.</w:t>
      </w:r>
      <w:r w:rsidR="002251CC">
        <w:rPr>
          <w:rFonts w:ascii="Times New Roman" w:hAnsi="Times New Roman" w:cs="Times New Roman"/>
        </w:rPr>
        <w:t>..8</w:t>
      </w:r>
    </w:p>
    <w:p w:rsidRPr="00E12088" w:rsidR="00A2586A" w:rsidP="00F061C0" w:rsidRDefault="002522E4" w14:paraId="70F9DDDE" w14:textId="3D9B820C">
      <w:pPr>
        <w:spacing w:after="0" w:line="276" w:lineRule="auto"/>
        <w:rPr>
          <w:rFonts w:ascii="Times New Roman" w:hAnsi="Times New Roman" w:cs="Times New Roman"/>
        </w:rPr>
      </w:pPr>
      <w:r w:rsidRPr="00E12088">
        <w:rPr>
          <w:rFonts w:ascii="Times New Roman" w:hAnsi="Times New Roman" w:cs="Times New Roman"/>
        </w:rPr>
        <w:tab/>
      </w:r>
      <w:r w:rsidRPr="00E12088">
        <w:rPr>
          <w:rFonts w:ascii="Times New Roman" w:hAnsi="Times New Roman" w:cs="Times New Roman"/>
        </w:rPr>
        <w:t>3.3. Image Classification Model</w:t>
      </w:r>
      <w:r w:rsidR="43BA5542">
        <w:rPr>
          <w:rFonts w:ascii="Times New Roman" w:hAnsi="Times New Roman" w:cs="Times New Roman"/>
        </w:rPr>
        <w:t>………………</w:t>
      </w:r>
      <w:r w:rsidR="4AD8B543">
        <w:rPr>
          <w:rFonts w:ascii="Times New Roman" w:hAnsi="Times New Roman" w:cs="Times New Roman"/>
        </w:rPr>
        <w:t>...</w:t>
      </w:r>
      <w:r w:rsidR="43BA5542">
        <w:rPr>
          <w:rFonts w:ascii="Times New Roman" w:hAnsi="Times New Roman" w:cs="Times New Roman"/>
        </w:rPr>
        <w:t>………………………………………</w:t>
      </w:r>
      <w:r w:rsidR="002251CC">
        <w:rPr>
          <w:rFonts w:ascii="Times New Roman" w:hAnsi="Times New Roman" w:cs="Times New Roman"/>
        </w:rPr>
        <w:t>.</w:t>
      </w:r>
      <w:r w:rsidR="031F17CD">
        <w:rPr>
          <w:rFonts w:ascii="Times New Roman" w:hAnsi="Times New Roman" w:cs="Times New Roman"/>
        </w:rPr>
        <w:t>10</w:t>
      </w:r>
    </w:p>
    <w:p w:rsidRPr="00E12088" w:rsidR="00A2586A" w:rsidP="00F061C0" w:rsidRDefault="00A2586A" w14:paraId="63EB09BA" w14:textId="4865B2F7">
      <w:pPr>
        <w:spacing w:after="0" w:line="276" w:lineRule="auto"/>
        <w:rPr>
          <w:rFonts w:ascii="Times New Roman" w:hAnsi="Times New Roman" w:cs="Times New Roman"/>
        </w:rPr>
      </w:pPr>
      <w:r w:rsidRPr="00E12088">
        <w:rPr>
          <w:rFonts w:ascii="Times New Roman" w:hAnsi="Times New Roman" w:cs="Times New Roman"/>
        </w:rPr>
        <w:tab/>
      </w:r>
      <w:r w:rsidRPr="00E12088">
        <w:rPr>
          <w:rFonts w:ascii="Times New Roman" w:hAnsi="Times New Roman" w:cs="Times New Roman"/>
        </w:rPr>
        <w:tab/>
      </w:r>
      <w:r w:rsidRPr="00E12088">
        <w:rPr>
          <w:rFonts w:ascii="Times New Roman" w:hAnsi="Times New Roman" w:cs="Times New Roman"/>
        </w:rPr>
        <w:t>3.3.1. Discussion of Architecture</w:t>
      </w:r>
      <w:r w:rsidR="74ADFF5E">
        <w:rPr>
          <w:rFonts w:ascii="Times New Roman" w:hAnsi="Times New Roman" w:cs="Times New Roman"/>
        </w:rPr>
        <w:t>………………………</w:t>
      </w:r>
      <w:r w:rsidR="251AB234">
        <w:rPr>
          <w:rFonts w:ascii="Times New Roman" w:hAnsi="Times New Roman" w:cs="Times New Roman"/>
        </w:rPr>
        <w:t>...</w:t>
      </w:r>
      <w:r w:rsidR="74ADFF5E">
        <w:rPr>
          <w:rFonts w:ascii="Times New Roman" w:hAnsi="Times New Roman" w:cs="Times New Roman"/>
        </w:rPr>
        <w:t>……………………...</w:t>
      </w:r>
      <w:r w:rsidR="002251CC">
        <w:rPr>
          <w:rFonts w:ascii="Times New Roman" w:hAnsi="Times New Roman" w:cs="Times New Roman"/>
        </w:rPr>
        <w:t>.</w:t>
      </w:r>
      <w:r w:rsidR="41182F8F">
        <w:rPr>
          <w:rFonts w:ascii="Times New Roman" w:hAnsi="Times New Roman" w:cs="Times New Roman"/>
        </w:rPr>
        <w:t>1</w:t>
      </w:r>
      <w:r w:rsidR="61BCFDED">
        <w:rPr>
          <w:rFonts w:ascii="Times New Roman" w:hAnsi="Times New Roman" w:cs="Times New Roman"/>
        </w:rPr>
        <w:t>0</w:t>
      </w:r>
    </w:p>
    <w:p w:rsidRPr="00E12088" w:rsidR="00A2586A" w:rsidP="00F061C0" w:rsidRDefault="00A2586A" w14:paraId="5F80F312" w14:textId="0B1FE44D">
      <w:pPr>
        <w:spacing w:after="0" w:line="276" w:lineRule="auto"/>
        <w:rPr>
          <w:rFonts w:ascii="Times New Roman" w:hAnsi="Times New Roman" w:cs="Times New Roman"/>
        </w:rPr>
      </w:pPr>
      <w:r w:rsidRPr="00E12088">
        <w:rPr>
          <w:rFonts w:ascii="Times New Roman" w:hAnsi="Times New Roman" w:cs="Times New Roman"/>
        </w:rPr>
        <w:t>4. Module and Interface Description</w:t>
      </w:r>
      <w:r w:rsidRPr="03EBE7BD" w:rsidR="74ADFF5E">
        <w:rPr>
          <w:rFonts w:ascii="Times New Roman" w:hAnsi="Times New Roman" w:cs="Times New Roman"/>
        </w:rPr>
        <w:t>…………………………</w:t>
      </w:r>
      <w:r w:rsidRPr="03EBE7BD" w:rsidR="3A2EB110">
        <w:rPr>
          <w:rFonts w:ascii="Times New Roman" w:hAnsi="Times New Roman" w:cs="Times New Roman"/>
        </w:rPr>
        <w:t>...</w:t>
      </w:r>
      <w:r w:rsidRPr="03EBE7BD" w:rsidR="74ADFF5E">
        <w:rPr>
          <w:rFonts w:ascii="Times New Roman" w:hAnsi="Times New Roman" w:cs="Times New Roman"/>
        </w:rPr>
        <w:t>……………………………</w:t>
      </w:r>
      <w:proofErr w:type="gramStart"/>
      <w:r w:rsidRPr="03EBE7BD" w:rsidR="74ADFF5E">
        <w:rPr>
          <w:rFonts w:ascii="Times New Roman" w:hAnsi="Times New Roman" w:cs="Times New Roman"/>
        </w:rPr>
        <w:t>….</w:t>
      </w:r>
      <w:r w:rsidR="002251CC">
        <w:rPr>
          <w:rFonts w:ascii="Times New Roman" w:hAnsi="Times New Roman" w:cs="Times New Roman"/>
        </w:rPr>
        <w:t>.</w:t>
      </w:r>
      <w:proofErr w:type="gramEnd"/>
      <w:r w:rsidR="002251CC">
        <w:rPr>
          <w:rFonts w:ascii="Times New Roman" w:hAnsi="Times New Roman" w:cs="Times New Roman"/>
        </w:rPr>
        <w:t>10</w:t>
      </w:r>
    </w:p>
    <w:p w:rsidR="00A2586A" w:rsidP="00F061C0" w:rsidRDefault="00A2586A" w14:paraId="6F1BED7C" w14:textId="0FCDEC6D">
      <w:pPr>
        <w:spacing w:after="0" w:line="276" w:lineRule="auto"/>
        <w:rPr>
          <w:rFonts w:ascii="Times New Roman" w:hAnsi="Times New Roman" w:cs="Times New Roman"/>
        </w:rPr>
      </w:pPr>
      <w:r w:rsidRPr="00E12088">
        <w:rPr>
          <w:rFonts w:ascii="Times New Roman" w:hAnsi="Times New Roman" w:cs="Times New Roman"/>
        </w:rPr>
        <w:tab/>
      </w:r>
      <w:r w:rsidRPr="00E12088" w:rsidR="6AE2B16F">
        <w:rPr>
          <w:rFonts w:ascii="Times New Roman" w:hAnsi="Times New Roman" w:cs="Times New Roman"/>
        </w:rPr>
        <w:t>4.1. Mobile App</w:t>
      </w:r>
      <w:r w:rsidR="74ADFF5E">
        <w:rPr>
          <w:rFonts w:ascii="Times New Roman" w:hAnsi="Times New Roman" w:cs="Times New Roman"/>
        </w:rPr>
        <w:t>………………………………</w:t>
      </w:r>
      <w:r w:rsidR="418B8C3C">
        <w:rPr>
          <w:rFonts w:ascii="Times New Roman" w:hAnsi="Times New Roman" w:cs="Times New Roman"/>
        </w:rPr>
        <w:t>...</w:t>
      </w:r>
      <w:r w:rsidR="74ADFF5E">
        <w:rPr>
          <w:rFonts w:ascii="Times New Roman" w:hAnsi="Times New Roman" w:cs="Times New Roman"/>
        </w:rPr>
        <w:t>……………………………………</w:t>
      </w:r>
      <w:proofErr w:type="gramStart"/>
      <w:r w:rsidR="74ADFF5E">
        <w:rPr>
          <w:rFonts w:ascii="Times New Roman" w:hAnsi="Times New Roman" w:cs="Times New Roman"/>
        </w:rPr>
        <w:t>….</w:t>
      </w:r>
      <w:r w:rsidR="002251CC">
        <w:rPr>
          <w:rFonts w:ascii="Times New Roman" w:hAnsi="Times New Roman" w:cs="Times New Roman"/>
        </w:rPr>
        <w:t>.</w:t>
      </w:r>
      <w:proofErr w:type="gramEnd"/>
      <w:r w:rsidR="74ADFF5E">
        <w:rPr>
          <w:rFonts w:ascii="Times New Roman" w:hAnsi="Times New Roman" w:cs="Times New Roman"/>
        </w:rPr>
        <w:t>1</w:t>
      </w:r>
      <w:r w:rsidR="002251CC">
        <w:rPr>
          <w:rFonts w:ascii="Times New Roman" w:hAnsi="Times New Roman" w:cs="Times New Roman"/>
        </w:rPr>
        <w:t>0</w:t>
      </w:r>
    </w:p>
    <w:p w:rsidRPr="00E12088" w:rsidR="00E12088" w:rsidP="00F061C0" w:rsidRDefault="00E12088" w14:paraId="7DC882BC" w14:textId="0C78A02D">
      <w:pPr>
        <w:spacing w:after="0" w:line="276" w:lineRule="auto"/>
        <w:ind w:left="1440"/>
        <w:rPr>
          <w:rFonts w:ascii="Times New Roman" w:hAnsi="Times New Roman" w:cs="Times New Roman"/>
        </w:rPr>
      </w:pPr>
      <w:r w:rsidRPr="00E12088">
        <w:rPr>
          <w:rFonts w:ascii="Times New Roman" w:hAnsi="Times New Roman" w:cs="Times New Roman"/>
        </w:rPr>
        <w:t>4.1.1. Select Image Module</w:t>
      </w:r>
      <w:r w:rsidRPr="03EBE7BD" w:rsidR="74ADFF5E">
        <w:rPr>
          <w:rFonts w:ascii="Times New Roman" w:hAnsi="Times New Roman" w:cs="Times New Roman"/>
        </w:rPr>
        <w:t>……………</w:t>
      </w:r>
      <w:r w:rsidRPr="03EBE7BD" w:rsidR="293A380A">
        <w:rPr>
          <w:rFonts w:ascii="Times New Roman" w:hAnsi="Times New Roman" w:cs="Times New Roman"/>
        </w:rPr>
        <w:t>...</w:t>
      </w:r>
      <w:r w:rsidRPr="03EBE7BD" w:rsidR="74ADFF5E">
        <w:rPr>
          <w:rFonts w:ascii="Times New Roman" w:hAnsi="Times New Roman" w:cs="Times New Roman"/>
        </w:rPr>
        <w:t>…………………………………….</w:t>
      </w:r>
      <w:r w:rsidR="004C68B1">
        <w:rPr>
          <w:rFonts w:ascii="Times New Roman" w:hAnsi="Times New Roman" w:cs="Times New Roman"/>
        </w:rPr>
        <w:t>.</w:t>
      </w:r>
      <w:r w:rsidRPr="03EBE7BD" w:rsidR="74ADFF5E">
        <w:rPr>
          <w:rFonts w:ascii="Times New Roman" w:hAnsi="Times New Roman" w:cs="Times New Roman"/>
        </w:rPr>
        <w:t>..</w:t>
      </w:r>
      <w:r w:rsidRPr="7F06A509" w:rsidR="74ADFF5E">
        <w:rPr>
          <w:rFonts w:ascii="Times New Roman" w:hAnsi="Times New Roman" w:cs="Times New Roman"/>
        </w:rPr>
        <w:t>1</w:t>
      </w:r>
      <w:r w:rsidR="00AD6942">
        <w:rPr>
          <w:rFonts w:ascii="Times New Roman" w:hAnsi="Times New Roman" w:cs="Times New Roman"/>
        </w:rPr>
        <w:t>0</w:t>
      </w:r>
    </w:p>
    <w:p w:rsidRPr="00E12088" w:rsidR="00E12088" w:rsidP="00F061C0" w:rsidRDefault="00E12088" w14:paraId="2A51035C" w14:textId="075564A4">
      <w:pPr>
        <w:spacing w:after="0" w:line="276" w:lineRule="auto"/>
        <w:ind w:left="1440"/>
        <w:rPr>
          <w:rFonts w:ascii="Times New Roman" w:hAnsi="Times New Roman" w:cs="Times New Roman"/>
        </w:rPr>
      </w:pPr>
      <w:r w:rsidRPr="00E12088">
        <w:rPr>
          <w:rFonts w:ascii="Times New Roman" w:hAnsi="Times New Roman" w:cs="Times New Roman"/>
        </w:rPr>
        <w:t>4.1.</w:t>
      </w:r>
      <w:r>
        <w:rPr>
          <w:rFonts w:ascii="Times New Roman" w:hAnsi="Times New Roman" w:cs="Times New Roman"/>
        </w:rPr>
        <w:t>2</w:t>
      </w:r>
      <w:r w:rsidRPr="00E12088">
        <w:rPr>
          <w:rFonts w:ascii="Times New Roman" w:hAnsi="Times New Roman" w:cs="Times New Roman"/>
        </w:rPr>
        <w:t xml:space="preserve">. </w:t>
      </w:r>
      <w:r w:rsidR="00ED3F46">
        <w:rPr>
          <w:rFonts w:ascii="Times New Roman" w:hAnsi="Times New Roman" w:cs="Times New Roman"/>
        </w:rPr>
        <w:t>Classify</w:t>
      </w:r>
      <w:r w:rsidRPr="00E12088">
        <w:rPr>
          <w:rFonts w:ascii="Times New Roman" w:hAnsi="Times New Roman" w:cs="Times New Roman"/>
        </w:rPr>
        <w:t xml:space="preserve"> Image Module</w:t>
      </w:r>
      <w:r w:rsidRPr="03EBE7BD" w:rsidR="7F53D00E">
        <w:rPr>
          <w:rFonts w:ascii="Times New Roman" w:hAnsi="Times New Roman" w:cs="Times New Roman"/>
        </w:rPr>
        <w:t>…….………………</w:t>
      </w:r>
      <w:r w:rsidRPr="03EBE7BD" w:rsidR="6317D4F2">
        <w:rPr>
          <w:rFonts w:ascii="Times New Roman" w:hAnsi="Times New Roman" w:cs="Times New Roman"/>
        </w:rPr>
        <w:t>...</w:t>
      </w:r>
      <w:r w:rsidRPr="03EBE7BD" w:rsidR="7F53D00E">
        <w:rPr>
          <w:rFonts w:ascii="Times New Roman" w:hAnsi="Times New Roman" w:cs="Times New Roman"/>
        </w:rPr>
        <w:t>………………………….</w:t>
      </w:r>
      <w:r w:rsidR="004C68B1">
        <w:rPr>
          <w:rFonts w:ascii="Times New Roman" w:hAnsi="Times New Roman" w:cs="Times New Roman"/>
        </w:rPr>
        <w:t>.</w:t>
      </w:r>
      <w:r w:rsidRPr="03EBE7BD" w:rsidR="7F53D00E">
        <w:rPr>
          <w:rFonts w:ascii="Times New Roman" w:hAnsi="Times New Roman" w:cs="Times New Roman"/>
        </w:rPr>
        <w:t>..</w:t>
      </w:r>
      <w:r w:rsidRPr="7F06A509" w:rsidR="7F53D00E">
        <w:rPr>
          <w:rFonts w:ascii="Times New Roman" w:hAnsi="Times New Roman" w:cs="Times New Roman"/>
        </w:rPr>
        <w:t>1</w:t>
      </w:r>
      <w:r w:rsidRPr="7F06A509" w:rsidR="1753C88B">
        <w:rPr>
          <w:rFonts w:ascii="Times New Roman" w:hAnsi="Times New Roman" w:cs="Times New Roman"/>
        </w:rPr>
        <w:t>2</w:t>
      </w:r>
    </w:p>
    <w:p w:rsidRPr="00E12088" w:rsidR="00E12088" w:rsidP="00F061C0" w:rsidRDefault="00E12088" w14:paraId="288325D7" w14:textId="6407E183">
      <w:pPr>
        <w:spacing w:after="0" w:line="276" w:lineRule="auto"/>
        <w:ind w:left="1440"/>
        <w:rPr>
          <w:rFonts w:ascii="Times New Roman" w:hAnsi="Times New Roman" w:cs="Times New Roman"/>
        </w:rPr>
      </w:pPr>
      <w:r w:rsidRPr="00E12088">
        <w:rPr>
          <w:rFonts w:ascii="Times New Roman" w:hAnsi="Times New Roman" w:cs="Times New Roman"/>
        </w:rPr>
        <w:t>4.1.</w:t>
      </w:r>
      <w:r>
        <w:rPr>
          <w:rFonts w:ascii="Times New Roman" w:hAnsi="Times New Roman" w:cs="Times New Roman"/>
        </w:rPr>
        <w:t>3</w:t>
      </w:r>
      <w:r w:rsidRPr="00E12088">
        <w:rPr>
          <w:rFonts w:ascii="Times New Roman" w:hAnsi="Times New Roman" w:cs="Times New Roman"/>
        </w:rPr>
        <w:t xml:space="preserve">. </w:t>
      </w:r>
      <w:r w:rsidR="009F3687">
        <w:rPr>
          <w:rFonts w:ascii="Times New Roman" w:hAnsi="Times New Roman" w:cs="Times New Roman"/>
        </w:rPr>
        <w:t>Local Storage</w:t>
      </w:r>
      <w:r w:rsidRPr="00E12088">
        <w:rPr>
          <w:rFonts w:ascii="Times New Roman" w:hAnsi="Times New Roman" w:cs="Times New Roman"/>
        </w:rPr>
        <w:t xml:space="preserve"> Module</w:t>
      </w:r>
      <w:r w:rsidRPr="03EBE7BD" w:rsidR="7F53D00E">
        <w:rPr>
          <w:rFonts w:ascii="Times New Roman" w:hAnsi="Times New Roman" w:cs="Times New Roman"/>
        </w:rPr>
        <w:t>…………</w:t>
      </w:r>
      <w:r w:rsidRPr="03EBE7BD" w:rsidR="18BCFF0C">
        <w:rPr>
          <w:rFonts w:ascii="Times New Roman" w:hAnsi="Times New Roman" w:cs="Times New Roman"/>
        </w:rPr>
        <w:t>...</w:t>
      </w:r>
      <w:r w:rsidRPr="03EBE7BD" w:rsidR="7F53D00E">
        <w:rPr>
          <w:rFonts w:ascii="Times New Roman" w:hAnsi="Times New Roman" w:cs="Times New Roman"/>
        </w:rPr>
        <w:t>……………</w:t>
      </w:r>
      <w:r w:rsidRPr="03EBE7BD" w:rsidR="3A6C7794">
        <w:rPr>
          <w:rFonts w:ascii="Times New Roman" w:hAnsi="Times New Roman" w:cs="Times New Roman"/>
        </w:rPr>
        <w:t>...</w:t>
      </w:r>
      <w:r w:rsidRPr="03EBE7BD" w:rsidR="7F53D00E">
        <w:rPr>
          <w:rFonts w:ascii="Times New Roman" w:hAnsi="Times New Roman" w:cs="Times New Roman"/>
        </w:rPr>
        <w:t>……………………</w:t>
      </w:r>
      <w:r w:rsidR="004C68B1">
        <w:rPr>
          <w:rFonts w:ascii="Times New Roman" w:hAnsi="Times New Roman" w:cs="Times New Roman"/>
        </w:rPr>
        <w:t>.</w:t>
      </w:r>
      <w:r w:rsidRPr="03EBE7BD" w:rsidR="7F53D00E">
        <w:rPr>
          <w:rFonts w:ascii="Times New Roman" w:hAnsi="Times New Roman" w:cs="Times New Roman"/>
        </w:rPr>
        <w:t>…...</w:t>
      </w:r>
      <w:r w:rsidRPr="49575395" w:rsidR="7F53D00E">
        <w:rPr>
          <w:rFonts w:ascii="Times New Roman" w:hAnsi="Times New Roman" w:cs="Times New Roman"/>
        </w:rPr>
        <w:t>1</w:t>
      </w:r>
      <w:r w:rsidRPr="49575395" w:rsidR="2CFE58CE">
        <w:rPr>
          <w:rFonts w:ascii="Times New Roman" w:hAnsi="Times New Roman" w:cs="Times New Roman"/>
        </w:rPr>
        <w:t>3</w:t>
      </w:r>
    </w:p>
    <w:p w:rsidRPr="00E12088" w:rsidR="00E12088" w:rsidP="00F061C0" w:rsidRDefault="00E12088" w14:paraId="6067EE20" w14:textId="59AB9854">
      <w:pPr>
        <w:spacing w:after="0" w:line="276" w:lineRule="auto"/>
        <w:ind w:left="1440"/>
        <w:rPr>
          <w:rFonts w:ascii="Times New Roman" w:hAnsi="Times New Roman" w:cs="Times New Roman"/>
        </w:rPr>
      </w:pPr>
      <w:r w:rsidRPr="00E12088">
        <w:rPr>
          <w:rFonts w:ascii="Times New Roman" w:hAnsi="Times New Roman" w:cs="Times New Roman"/>
        </w:rPr>
        <w:t>4.1.</w:t>
      </w:r>
      <w:r>
        <w:rPr>
          <w:rFonts w:ascii="Times New Roman" w:hAnsi="Times New Roman" w:cs="Times New Roman"/>
        </w:rPr>
        <w:t>4</w:t>
      </w:r>
      <w:r w:rsidR="009F3687">
        <w:rPr>
          <w:rFonts w:ascii="Times New Roman" w:hAnsi="Times New Roman" w:cs="Times New Roman"/>
        </w:rPr>
        <w:t>. Local Storage Query</w:t>
      </w:r>
      <w:r w:rsidRPr="00E12088">
        <w:rPr>
          <w:rFonts w:ascii="Times New Roman" w:hAnsi="Times New Roman" w:cs="Times New Roman"/>
        </w:rPr>
        <w:t xml:space="preserve"> Module</w:t>
      </w:r>
      <w:r w:rsidRPr="03EBE7BD" w:rsidR="18BCFF0C">
        <w:rPr>
          <w:rFonts w:ascii="Times New Roman" w:hAnsi="Times New Roman" w:cs="Times New Roman"/>
        </w:rPr>
        <w:t>...………………</w:t>
      </w:r>
      <w:r w:rsidRPr="03EBE7BD" w:rsidR="28E93FA9">
        <w:rPr>
          <w:rFonts w:ascii="Times New Roman" w:hAnsi="Times New Roman" w:cs="Times New Roman"/>
        </w:rPr>
        <w:t>...</w:t>
      </w:r>
      <w:r w:rsidRPr="03EBE7BD" w:rsidR="18BCFF0C">
        <w:rPr>
          <w:rFonts w:ascii="Times New Roman" w:hAnsi="Times New Roman" w:cs="Times New Roman"/>
        </w:rPr>
        <w:t>………………………</w:t>
      </w:r>
      <w:r w:rsidR="004C68B1">
        <w:rPr>
          <w:rFonts w:ascii="Times New Roman" w:hAnsi="Times New Roman" w:cs="Times New Roman"/>
        </w:rPr>
        <w:t>.</w:t>
      </w:r>
      <w:r w:rsidRPr="03EBE7BD" w:rsidR="18BCFF0C">
        <w:rPr>
          <w:rFonts w:ascii="Times New Roman" w:hAnsi="Times New Roman" w:cs="Times New Roman"/>
        </w:rPr>
        <w:t>…</w:t>
      </w:r>
      <w:r w:rsidRPr="08D98F8B" w:rsidR="18BCFF0C">
        <w:rPr>
          <w:rFonts w:ascii="Times New Roman" w:hAnsi="Times New Roman" w:cs="Times New Roman"/>
        </w:rPr>
        <w:t>1</w:t>
      </w:r>
      <w:r w:rsidRPr="08D98F8B" w:rsidR="05E21D15">
        <w:rPr>
          <w:rFonts w:ascii="Times New Roman" w:hAnsi="Times New Roman" w:cs="Times New Roman"/>
        </w:rPr>
        <w:t>4</w:t>
      </w:r>
    </w:p>
    <w:p w:rsidRPr="00E12088" w:rsidR="00E12088" w:rsidP="00F061C0" w:rsidRDefault="00E12088" w14:paraId="18B58258" w14:textId="539354B6">
      <w:pPr>
        <w:spacing w:after="0" w:line="276" w:lineRule="auto"/>
        <w:ind w:left="1440"/>
        <w:rPr>
          <w:rFonts w:ascii="Times New Roman" w:hAnsi="Times New Roman" w:cs="Times New Roman"/>
        </w:rPr>
      </w:pPr>
      <w:r w:rsidRPr="00E12088">
        <w:rPr>
          <w:rFonts w:ascii="Times New Roman" w:hAnsi="Times New Roman" w:cs="Times New Roman"/>
        </w:rPr>
        <w:t>4.1.</w:t>
      </w:r>
      <w:r>
        <w:rPr>
          <w:rFonts w:ascii="Times New Roman" w:hAnsi="Times New Roman" w:cs="Times New Roman"/>
        </w:rPr>
        <w:t>5</w:t>
      </w:r>
      <w:r w:rsidRPr="00E12088">
        <w:rPr>
          <w:rFonts w:ascii="Times New Roman" w:hAnsi="Times New Roman" w:cs="Times New Roman"/>
        </w:rPr>
        <w:t xml:space="preserve">. </w:t>
      </w:r>
      <w:r w:rsidR="009F3687">
        <w:rPr>
          <w:rFonts w:ascii="Times New Roman" w:hAnsi="Times New Roman" w:cs="Times New Roman"/>
        </w:rPr>
        <w:t>Authentication</w:t>
      </w:r>
      <w:r w:rsidRPr="00E12088">
        <w:rPr>
          <w:rFonts w:ascii="Times New Roman" w:hAnsi="Times New Roman" w:cs="Times New Roman"/>
        </w:rPr>
        <w:t xml:space="preserve"> Module</w:t>
      </w:r>
      <w:r w:rsidRPr="03EBE7BD" w:rsidR="18BCFF0C">
        <w:rPr>
          <w:rFonts w:ascii="Times New Roman" w:hAnsi="Times New Roman" w:cs="Times New Roman"/>
        </w:rPr>
        <w:t>…………………………</w:t>
      </w:r>
      <w:proofErr w:type="gramStart"/>
      <w:r w:rsidRPr="03EBE7BD" w:rsidR="18BCFF0C">
        <w:rPr>
          <w:rFonts w:ascii="Times New Roman" w:hAnsi="Times New Roman" w:cs="Times New Roman"/>
        </w:rPr>
        <w:t>…</w:t>
      </w:r>
      <w:r w:rsidRPr="03EBE7BD" w:rsidR="68285F86">
        <w:rPr>
          <w:rFonts w:ascii="Times New Roman" w:hAnsi="Times New Roman" w:cs="Times New Roman"/>
        </w:rPr>
        <w:t>..</w:t>
      </w:r>
      <w:proofErr w:type="gramEnd"/>
      <w:r w:rsidRPr="03EBE7BD" w:rsidR="18BCFF0C">
        <w:rPr>
          <w:rFonts w:ascii="Times New Roman" w:hAnsi="Times New Roman" w:cs="Times New Roman"/>
        </w:rPr>
        <w:t>……………………</w:t>
      </w:r>
      <w:r w:rsidR="004C68B1">
        <w:rPr>
          <w:rFonts w:ascii="Times New Roman" w:hAnsi="Times New Roman" w:cs="Times New Roman"/>
        </w:rPr>
        <w:t>..</w:t>
      </w:r>
      <w:r w:rsidRPr="03EBE7BD" w:rsidR="18BCFF0C">
        <w:rPr>
          <w:rFonts w:ascii="Times New Roman" w:hAnsi="Times New Roman" w:cs="Times New Roman"/>
        </w:rPr>
        <w:t>.</w:t>
      </w:r>
      <w:r w:rsidRPr="08D98F8B" w:rsidR="18BCFF0C">
        <w:rPr>
          <w:rFonts w:ascii="Times New Roman" w:hAnsi="Times New Roman" w:cs="Times New Roman"/>
        </w:rPr>
        <w:t>1</w:t>
      </w:r>
      <w:r w:rsidRPr="08D98F8B" w:rsidR="013C082F">
        <w:rPr>
          <w:rFonts w:ascii="Times New Roman" w:hAnsi="Times New Roman" w:cs="Times New Roman"/>
        </w:rPr>
        <w:t>4</w:t>
      </w:r>
    </w:p>
    <w:p w:rsidRPr="00E12088" w:rsidR="00E12088" w:rsidP="00F061C0" w:rsidRDefault="00E12088" w14:paraId="7598E7B7" w14:textId="0B09AB80">
      <w:pPr>
        <w:spacing w:after="0" w:line="276" w:lineRule="auto"/>
        <w:ind w:left="1440"/>
        <w:rPr>
          <w:rFonts w:ascii="Times New Roman" w:hAnsi="Times New Roman" w:cs="Times New Roman"/>
        </w:rPr>
      </w:pPr>
      <w:r w:rsidRPr="00E12088">
        <w:rPr>
          <w:rFonts w:ascii="Times New Roman" w:hAnsi="Times New Roman" w:cs="Times New Roman"/>
        </w:rPr>
        <w:t>4.1.</w:t>
      </w:r>
      <w:r>
        <w:rPr>
          <w:rFonts w:ascii="Times New Roman" w:hAnsi="Times New Roman" w:cs="Times New Roman"/>
        </w:rPr>
        <w:t>6</w:t>
      </w:r>
      <w:r w:rsidRPr="00E12088">
        <w:rPr>
          <w:rFonts w:ascii="Times New Roman" w:hAnsi="Times New Roman" w:cs="Times New Roman"/>
        </w:rPr>
        <w:t xml:space="preserve">. </w:t>
      </w:r>
      <w:r w:rsidR="009F3687">
        <w:rPr>
          <w:rFonts w:ascii="Times New Roman" w:hAnsi="Times New Roman" w:cs="Times New Roman"/>
        </w:rPr>
        <w:t>Cloud Storage</w:t>
      </w:r>
      <w:r w:rsidRPr="00E12088">
        <w:rPr>
          <w:rFonts w:ascii="Times New Roman" w:hAnsi="Times New Roman" w:cs="Times New Roman"/>
        </w:rPr>
        <w:t xml:space="preserve"> Module</w:t>
      </w:r>
      <w:r w:rsidRPr="03EBE7BD" w:rsidR="18BCFF0C">
        <w:rPr>
          <w:rFonts w:ascii="Times New Roman" w:hAnsi="Times New Roman" w:cs="Times New Roman"/>
        </w:rPr>
        <w:t>…………………………</w:t>
      </w:r>
      <w:r w:rsidRPr="03EBE7BD" w:rsidR="5C10BEEE">
        <w:rPr>
          <w:rFonts w:ascii="Times New Roman" w:hAnsi="Times New Roman" w:cs="Times New Roman"/>
        </w:rPr>
        <w:t>.......</w:t>
      </w:r>
      <w:r w:rsidRPr="03EBE7BD" w:rsidR="18BCFF0C">
        <w:rPr>
          <w:rFonts w:ascii="Times New Roman" w:hAnsi="Times New Roman" w:cs="Times New Roman"/>
        </w:rPr>
        <w:t>…………………</w:t>
      </w:r>
      <w:proofErr w:type="gramStart"/>
      <w:r w:rsidRPr="03EBE7BD" w:rsidR="18BCFF0C">
        <w:rPr>
          <w:rFonts w:ascii="Times New Roman" w:hAnsi="Times New Roman" w:cs="Times New Roman"/>
        </w:rPr>
        <w:t>…</w:t>
      </w:r>
      <w:r w:rsidR="004C68B1">
        <w:rPr>
          <w:rFonts w:ascii="Times New Roman" w:hAnsi="Times New Roman" w:cs="Times New Roman"/>
        </w:rPr>
        <w:t>.</w:t>
      </w:r>
      <w:r w:rsidRPr="03EBE7BD" w:rsidR="18BCFF0C">
        <w:rPr>
          <w:rFonts w:ascii="Times New Roman" w:hAnsi="Times New Roman" w:cs="Times New Roman"/>
        </w:rPr>
        <w:t>.</w:t>
      </w:r>
      <w:proofErr w:type="gramEnd"/>
      <w:r w:rsidRPr="08D98F8B" w:rsidR="18BCFF0C">
        <w:rPr>
          <w:rFonts w:ascii="Times New Roman" w:hAnsi="Times New Roman" w:cs="Times New Roman"/>
        </w:rPr>
        <w:t>1</w:t>
      </w:r>
      <w:r w:rsidR="00822C65">
        <w:rPr>
          <w:rFonts w:ascii="Times New Roman" w:hAnsi="Times New Roman" w:cs="Times New Roman"/>
        </w:rPr>
        <w:t>6</w:t>
      </w:r>
    </w:p>
    <w:p w:rsidR="00E12088" w:rsidP="00F061C0" w:rsidRDefault="00E12088" w14:paraId="7BFCAD06" w14:textId="56F14C8F">
      <w:pPr>
        <w:spacing w:after="0" w:line="276" w:lineRule="auto"/>
        <w:ind w:left="1440"/>
        <w:rPr>
          <w:rFonts w:ascii="Times New Roman" w:hAnsi="Times New Roman" w:cs="Times New Roman"/>
        </w:rPr>
      </w:pPr>
      <w:r w:rsidRPr="00E12088">
        <w:rPr>
          <w:rFonts w:ascii="Times New Roman" w:hAnsi="Times New Roman" w:cs="Times New Roman"/>
        </w:rPr>
        <w:t>4.1.</w:t>
      </w:r>
      <w:r>
        <w:rPr>
          <w:rFonts w:ascii="Times New Roman" w:hAnsi="Times New Roman" w:cs="Times New Roman"/>
        </w:rPr>
        <w:t>7</w:t>
      </w:r>
      <w:r w:rsidRPr="00E12088">
        <w:rPr>
          <w:rFonts w:ascii="Times New Roman" w:hAnsi="Times New Roman" w:cs="Times New Roman"/>
        </w:rPr>
        <w:t xml:space="preserve">. </w:t>
      </w:r>
      <w:r w:rsidR="009F3687">
        <w:rPr>
          <w:rFonts w:ascii="Times New Roman" w:hAnsi="Times New Roman" w:cs="Times New Roman"/>
        </w:rPr>
        <w:t>Cloud Storage Query</w:t>
      </w:r>
      <w:r w:rsidRPr="00E12088">
        <w:rPr>
          <w:rFonts w:ascii="Times New Roman" w:hAnsi="Times New Roman" w:cs="Times New Roman"/>
        </w:rPr>
        <w:t xml:space="preserve"> Module</w:t>
      </w:r>
      <w:r w:rsidRPr="03EBE7BD" w:rsidR="18BCFF0C">
        <w:rPr>
          <w:rFonts w:ascii="Times New Roman" w:hAnsi="Times New Roman" w:cs="Times New Roman"/>
        </w:rPr>
        <w:t>…………</w:t>
      </w:r>
      <w:r w:rsidRPr="03EBE7BD" w:rsidR="7BE1B6D4">
        <w:rPr>
          <w:rFonts w:ascii="Times New Roman" w:hAnsi="Times New Roman" w:cs="Times New Roman"/>
        </w:rPr>
        <w:t>...</w:t>
      </w:r>
      <w:r w:rsidRPr="03EBE7BD" w:rsidR="18BCFF0C">
        <w:rPr>
          <w:rFonts w:ascii="Times New Roman" w:hAnsi="Times New Roman" w:cs="Times New Roman"/>
        </w:rPr>
        <w:t>…………………………</w:t>
      </w:r>
      <w:proofErr w:type="gramStart"/>
      <w:r w:rsidRPr="03EBE7BD" w:rsidR="18BCFF0C">
        <w:rPr>
          <w:rFonts w:ascii="Times New Roman" w:hAnsi="Times New Roman" w:cs="Times New Roman"/>
        </w:rPr>
        <w:t>…..</w:t>
      </w:r>
      <w:proofErr w:type="gramEnd"/>
      <w:r w:rsidRPr="03EBE7BD" w:rsidR="18BCFF0C">
        <w:rPr>
          <w:rFonts w:ascii="Times New Roman" w:hAnsi="Times New Roman" w:cs="Times New Roman"/>
        </w:rPr>
        <w:t>…</w:t>
      </w:r>
      <w:r w:rsidR="004C68B1">
        <w:rPr>
          <w:rFonts w:ascii="Times New Roman" w:hAnsi="Times New Roman" w:cs="Times New Roman"/>
        </w:rPr>
        <w:t>.</w:t>
      </w:r>
      <w:r w:rsidRPr="08D98F8B" w:rsidR="18BCFF0C">
        <w:rPr>
          <w:rFonts w:ascii="Times New Roman" w:hAnsi="Times New Roman" w:cs="Times New Roman"/>
        </w:rPr>
        <w:t>1</w:t>
      </w:r>
      <w:r w:rsidRPr="08D98F8B" w:rsidR="53716F40">
        <w:rPr>
          <w:rFonts w:ascii="Times New Roman" w:hAnsi="Times New Roman" w:cs="Times New Roman"/>
        </w:rPr>
        <w:t>6</w:t>
      </w:r>
    </w:p>
    <w:p w:rsidRPr="00E12088" w:rsidR="00E12088" w:rsidP="00F061C0" w:rsidRDefault="00E12088" w14:paraId="3E11D0BB" w14:textId="1184FBAF">
      <w:pPr>
        <w:spacing w:after="0" w:line="276" w:lineRule="auto"/>
        <w:ind w:left="1440"/>
        <w:rPr>
          <w:rFonts w:ascii="Times New Roman" w:hAnsi="Times New Roman" w:cs="Times New Roman"/>
        </w:rPr>
      </w:pPr>
      <w:r w:rsidRPr="00E12088">
        <w:rPr>
          <w:rFonts w:ascii="Times New Roman" w:hAnsi="Times New Roman" w:cs="Times New Roman"/>
        </w:rPr>
        <w:t>4.1.</w:t>
      </w:r>
      <w:r>
        <w:rPr>
          <w:rFonts w:ascii="Times New Roman" w:hAnsi="Times New Roman" w:cs="Times New Roman"/>
        </w:rPr>
        <w:t>8</w:t>
      </w:r>
      <w:r w:rsidRPr="00E12088">
        <w:rPr>
          <w:rFonts w:ascii="Times New Roman" w:hAnsi="Times New Roman" w:cs="Times New Roman"/>
        </w:rPr>
        <w:t xml:space="preserve">. </w:t>
      </w:r>
      <w:r w:rsidR="009F3687">
        <w:rPr>
          <w:rFonts w:ascii="Times New Roman" w:hAnsi="Times New Roman" w:cs="Times New Roman"/>
        </w:rPr>
        <w:t xml:space="preserve">Display Query </w:t>
      </w:r>
      <w:r w:rsidRPr="00E12088">
        <w:rPr>
          <w:rFonts w:ascii="Times New Roman" w:hAnsi="Times New Roman" w:cs="Times New Roman"/>
        </w:rPr>
        <w:t>Module</w:t>
      </w:r>
      <w:r w:rsidRPr="03EBE7BD" w:rsidR="18BCFF0C">
        <w:rPr>
          <w:rFonts w:ascii="Times New Roman" w:hAnsi="Times New Roman" w:cs="Times New Roman"/>
        </w:rPr>
        <w:t>………………………………………</w:t>
      </w:r>
      <w:r w:rsidRPr="03EBE7BD" w:rsidR="67F874B8">
        <w:rPr>
          <w:rFonts w:ascii="Times New Roman" w:hAnsi="Times New Roman" w:cs="Times New Roman"/>
        </w:rPr>
        <w:t>.......</w:t>
      </w:r>
      <w:r w:rsidRPr="03EBE7BD" w:rsidR="18BCFF0C">
        <w:rPr>
          <w:rFonts w:ascii="Times New Roman" w:hAnsi="Times New Roman" w:cs="Times New Roman"/>
        </w:rPr>
        <w:t>……</w:t>
      </w:r>
      <w:proofErr w:type="gramStart"/>
      <w:r w:rsidRPr="03EBE7BD" w:rsidR="18BCFF0C">
        <w:rPr>
          <w:rFonts w:ascii="Times New Roman" w:hAnsi="Times New Roman" w:cs="Times New Roman"/>
        </w:rPr>
        <w:t>…</w:t>
      </w:r>
      <w:r w:rsidR="004C68B1">
        <w:rPr>
          <w:rFonts w:ascii="Times New Roman" w:hAnsi="Times New Roman" w:cs="Times New Roman"/>
        </w:rPr>
        <w:t>.</w:t>
      </w:r>
      <w:r w:rsidRPr="03EBE7BD" w:rsidR="18BCFF0C">
        <w:rPr>
          <w:rFonts w:ascii="Times New Roman" w:hAnsi="Times New Roman" w:cs="Times New Roman"/>
        </w:rPr>
        <w:t>.</w:t>
      </w:r>
      <w:proofErr w:type="gramEnd"/>
      <w:r w:rsidRPr="08D98F8B" w:rsidR="18BCFF0C">
        <w:rPr>
          <w:rFonts w:ascii="Times New Roman" w:hAnsi="Times New Roman" w:cs="Times New Roman"/>
        </w:rPr>
        <w:t>1</w:t>
      </w:r>
      <w:r w:rsidRPr="08D98F8B" w:rsidR="2BEFE6A5">
        <w:rPr>
          <w:rFonts w:ascii="Times New Roman" w:hAnsi="Times New Roman" w:cs="Times New Roman"/>
        </w:rPr>
        <w:t>7</w:t>
      </w:r>
    </w:p>
    <w:p w:rsidRPr="00E12088" w:rsidR="00A2586A" w:rsidP="00F061C0" w:rsidRDefault="00A2586A" w14:paraId="5444BAC2" w14:textId="742FC3D9">
      <w:pPr>
        <w:spacing w:after="0" w:line="276" w:lineRule="auto"/>
        <w:rPr>
          <w:rFonts w:ascii="Times New Roman" w:hAnsi="Times New Roman" w:cs="Times New Roman"/>
        </w:rPr>
      </w:pPr>
      <w:r w:rsidRPr="00E12088">
        <w:rPr>
          <w:rFonts w:ascii="Times New Roman" w:hAnsi="Times New Roman" w:cs="Times New Roman"/>
        </w:rPr>
        <w:tab/>
      </w:r>
      <w:r w:rsidRPr="00E12088" w:rsidR="6AE2B16F">
        <w:rPr>
          <w:rFonts w:ascii="Times New Roman" w:hAnsi="Times New Roman" w:cs="Times New Roman"/>
        </w:rPr>
        <w:t xml:space="preserve">4.2. </w:t>
      </w:r>
      <w:r w:rsidRPr="00E12088" w:rsidR="5E8713AE">
        <w:rPr>
          <w:rFonts w:ascii="Times New Roman" w:hAnsi="Times New Roman" w:cs="Times New Roman"/>
        </w:rPr>
        <w:t>Conveyor Belt</w:t>
      </w:r>
      <w:r w:rsidR="18BCFF0C">
        <w:rPr>
          <w:rFonts w:ascii="Times New Roman" w:hAnsi="Times New Roman" w:cs="Times New Roman"/>
        </w:rPr>
        <w:t>……………………………………………………</w:t>
      </w:r>
      <w:r w:rsidR="472A5EEF">
        <w:rPr>
          <w:rFonts w:ascii="Times New Roman" w:hAnsi="Times New Roman" w:cs="Times New Roman"/>
        </w:rPr>
        <w:t>...</w:t>
      </w:r>
      <w:r w:rsidR="18BCFF0C">
        <w:rPr>
          <w:rFonts w:ascii="Times New Roman" w:hAnsi="Times New Roman" w:cs="Times New Roman"/>
        </w:rPr>
        <w:t>……………</w:t>
      </w:r>
      <w:proofErr w:type="gramStart"/>
      <w:r w:rsidR="18BCFF0C">
        <w:rPr>
          <w:rFonts w:ascii="Times New Roman" w:hAnsi="Times New Roman" w:cs="Times New Roman"/>
        </w:rPr>
        <w:t>…</w:t>
      </w:r>
      <w:r w:rsidR="004C68B1">
        <w:rPr>
          <w:rFonts w:ascii="Times New Roman" w:hAnsi="Times New Roman" w:cs="Times New Roman"/>
        </w:rPr>
        <w:t>.</w:t>
      </w:r>
      <w:r w:rsidR="18BCFF0C">
        <w:rPr>
          <w:rFonts w:ascii="Times New Roman" w:hAnsi="Times New Roman" w:cs="Times New Roman"/>
        </w:rPr>
        <w:t>.</w:t>
      </w:r>
      <w:proofErr w:type="gramEnd"/>
      <w:r w:rsidR="43BDA3A1">
        <w:rPr>
          <w:rFonts w:ascii="Times New Roman" w:hAnsi="Times New Roman" w:cs="Times New Roman"/>
        </w:rPr>
        <w:t>18</w:t>
      </w:r>
    </w:p>
    <w:p w:rsidRPr="004C68B1" w:rsidR="00020ED0" w:rsidP="00F061C0" w:rsidRDefault="00020ED0" w14:paraId="3E18B2D4" w14:textId="51BEF5DC">
      <w:pPr>
        <w:spacing w:after="0" w:line="276" w:lineRule="auto"/>
        <w:rPr>
          <w:rFonts w:ascii="Times New Roman" w:hAnsi="Times New Roman" w:cs="Times New Roman"/>
        </w:rPr>
      </w:pPr>
      <w:r w:rsidRPr="004C68B1">
        <w:rPr>
          <w:rFonts w:ascii="Times New Roman" w:hAnsi="Times New Roman" w:cs="Times New Roman"/>
        </w:rPr>
        <w:t xml:space="preserve">                        4.2</w:t>
      </w:r>
      <w:r w:rsidRPr="004C68B1" w:rsidR="00221CF6">
        <w:rPr>
          <w:rFonts w:ascii="Times New Roman" w:hAnsi="Times New Roman" w:cs="Times New Roman"/>
        </w:rPr>
        <w:t>.1 Formatter Module</w:t>
      </w:r>
      <w:r w:rsidRPr="004C68B1" w:rsidR="00295E9A">
        <w:rPr>
          <w:rFonts w:ascii="Times New Roman" w:hAnsi="Times New Roman" w:cs="Times New Roman"/>
        </w:rPr>
        <w:t>………………………………………………………….</w:t>
      </w:r>
      <w:r w:rsidRPr="004C68B1" w:rsidR="004C68B1">
        <w:rPr>
          <w:rFonts w:ascii="Times New Roman" w:hAnsi="Times New Roman" w:cs="Times New Roman"/>
        </w:rPr>
        <w:t>18</w:t>
      </w:r>
    </w:p>
    <w:p w:rsidRPr="004C68B1" w:rsidR="00221CF6" w:rsidP="00F061C0" w:rsidRDefault="00221CF6" w14:paraId="5FF6F0EB" w14:textId="092E3931">
      <w:pPr>
        <w:spacing w:after="0" w:line="276" w:lineRule="auto"/>
        <w:rPr>
          <w:rFonts w:ascii="Times New Roman" w:hAnsi="Times New Roman" w:cs="Times New Roman"/>
        </w:rPr>
      </w:pPr>
      <w:r w:rsidRPr="004C68B1">
        <w:rPr>
          <w:rFonts w:ascii="Times New Roman" w:hAnsi="Times New Roman" w:cs="Times New Roman"/>
        </w:rPr>
        <w:t xml:space="preserve">                        4.2.</w:t>
      </w:r>
      <w:r w:rsidRPr="004C68B1" w:rsidR="00F061C0">
        <w:rPr>
          <w:rFonts w:ascii="Times New Roman" w:hAnsi="Times New Roman" w:cs="Times New Roman"/>
        </w:rPr>
        <w:t>2 Motion Detection Module</w:t>
      </w:r>
      <w:r w:rsidR="004C68B1">
        <w:rPr>
          <w:rFonts w:ascii="Times New Roman" w:hAnsi="Times New Roman" w:cs="Times New Roman"/>
        </w:rPr>
        <w:t>………………………………………………….</w:t>
      </w:r>
      <w:r w:rsidR="007C3C91">
        <w:rPr>
          <w:rFonts w:ascii="Times New Roman" w:hAnsi="Times New Roman" w:cs="Times New Roman"/>
        </w:rPr>
        <w:t>19</w:t>
      </w:r>
    </w:p>
    <w:p w:rsidRPr="004C68B1" w:rsidR="00F061C0" w:rsidP="00F061C0" w:rsidRDefault="00F061C0" w14:paraId="5E1B18F1" w14:textId="09CD757D">
      <w:pPr>
        <w:spacing w:after="0" w:line="276" w:lineRule="auto"/>
        <w:rPr>
          <w:rFonts w:ascii="Times New Roman" w:hAnsi="Times New Roman" w:cs="Times New Roman"/>
        </w:rPr>
      </w:pPr>
      <w:r w:rsidRPr="004C68B1">
        <w:rPr>
          <w:rFonts w:ascii="Times New Roman" w:hAnsi="Times New Roman" w:cs="Times New Roman"/>
        </w:rPr>
        <w:tab/>
      </w:r>
      <w:r w:rsidRPr="004C68B1">
        <w:rPr>
          <w:rFonts w:ascii="Times New Roman" w:hAnsi="Times New Roman" w:cs="Times New Roman"/>
        </w:rPr>
        <w:tab/>
      </w:r>
      <w:r w:rsidRPr="004C68B1">
        <w:rPr>
          <w:rFonts w:ascii="Times New Roman" w:hAnsi="Times New Roman" w:cs="Times New Roman"/>
        </w:rPr>
        <w:t>4.2.3 Image Capture Module</w:t>
      </w:r>
      <w:r w:rsidR="007C3C91">
        <w:rPr>
          <w:rFonts w:ascii="Times New Roman" w:hAnsi="Times New Roman" w:cs="Times New Roman"/>
        </w:rPr>
        <w:t>…………………………………………………….20</w:t>
      </w:r>
    </w:p>
    <w:p w:rsidRPr="00020ED0" w:rsidR="005712C3" w:rsidP="00F061C0" w:rsidRDefault="005712C3" w14:paraId="1581E757" w14:textId="29D0966E">
      <w:pPr>
        <w:spacing w:after="0" w:line="276" w:lineRule="auto"/>
        <w:rPr>
          <w:rFonts w:ascii="Times New Roman" w:hAnsi="Times New Roman" w:cs="Times New Roman"/>
          <w:lang w:val="fr-FR"/>
        </w:rPr>
      </w:pPr>
      <w:r w:rsidRPr="004C68B1">
        <w:rPr>
          <w:rFonts w:ascii="Times New Roman" w:hAnsi="Times New Roman" w:cs="Times New Roman"/>
        </w:rPr>
        <w:tab/>
      </w:r>
      <w:r w:rsidRPr="00020ED0">
        <w:rPr>
          <w:rFonts w:ascii="Times New Roman" w:hAnsi="Times New Roman" w:cs="Times New Roman"/>
          <w:lang w:val="fr-FR"/>
        </w:rPr>
        <w:t>4.3. Image Classification Model</w:t>
      </w:r>
      <w:r w:rsidRPr="00020ED0" w:rsidR="18BCFF0C">
        <w:rPr>
          <w:rFonts w:ascii="Times New Roman" w:hAnsi="Times New Roman" w:cs="Times New Roman"/>
          <w:lang w:val="fr-FR"/>
        </w:rPr>
        <w:t>……………</w:t>
      </w:r>
      <w:r w:rsidRPr="00020ED0" w:rsidR="4F0D7C60">
        <w:rPr>
          <w:rFonts w:ascii="Times New Roman" w:hAnsi="Times New Roman" w:cs="Times New Roman"/>
          <w:lang w:val="fr-FR"/>
        </w:rPr>
        <w:t>.......</w:t>
      </w:r>
      <w:r w:rsidRPr="00020ED0" w:rsidR="18BCFF0C">
        <w:rPr>
          <w:rFonts w:ascii="Times New Roman" w:hAnsi="Times New Roman" w:cs="Times New Roman"/>
          <w:lang w:val="fr-FR"/>
        </w:rPr>
        <w:t>…………………………………</w:t>
      </w:r>
      <w:proofErr w:type="gramStart"/>
      <w:r w:rsidRPr="00020ED0" w:rsidR="18BCFF0C">
        <w:rPr>
          <w:rFonts w:ascii="Times New Roman" w:hAnsi="Times New Roman" w:cs="Times New Roman"/>
          <w:lang w:val="fr-FR"/>
        </w:rPr>
        <w:t>……</w:t>
      </w:r>
      <w:r w:rsidR="007C3C91">
        <w:rPr>
          <w:rFonts w:ascii="Times New Roman" w:hAnsi="Times New Roman" w:cs="Times New Roman"/>
          <w:lang w:val="fr-FR"/>
        </w:rPr>
        <w:t>.</w:t>
      </w:r>
      <w:proofErr w:type="gramEnd"/>
      <w:r w:rsidRPr="00020ED0" w:rsidR="18BCFF0C">
        <w:rPr>
          <w:rFonts w:ascii="Times New Roman" w:hAnsi="Times New Roman" w:cs="Times New Roman"/>
          <w:lang w:val="fr-FR"/>
        </w:rPr>
        <w:t>21</w:t>
      </w:r>
    </w:p>
    <w:p w:rsidRPr="00020ED0" w:rsidR="00F061C0" w:rsidP="00F061C0" w:rsidRDefault="00F061C0" w14:paraId="14B28B26" w14:textId="60EA5662">
      <w:pPr>
        <w:spacing w:after="0" w:line="276" w:lineRule="auto"/>
        <w:rPr>
          <w:rFonts w:ascii="Times New Roman" w:hAnsi="Times New Roman" w:cs="Times New Roman"/>
          <w:lang w:val="fr-FR"/>
        </w:rPr>
      </w:pPr>
      <w:r>
        <w:rPr>
          <w:rFonts w:ascii="Times New Roman" w:hAnsi="Times New Roman" w:cs="Times New Roman"/>
          <w:lang w:val="fr-FR"/>
        </w:rPr>
        <w:t xml:space="preserve">                        4.3 Training Module</w:t>
      </w:r>
      <w:r w:rsidR="007C3C91">
        <w:rPr>
          <w:rFonts w:ascii="Times New Roman" w:hAnsi="Times New Roman" w:cs="Times New Roman"/>
          <w:lang w:val="fr-FR"/>
        </w:rPr>
        <w:t>………………………………………………………</w:t>
      </w:r>
      <w:proofErr w:type="gramStart"/>
      <w:r w:rsidR="007C3C91">
        <w:rPr>
          <w:rFonts w:ascii="Times New Roman" w:hAnsi="Times New Roman" w:cs="Times New Roman"/>
          <w:lang w:val="fr-FR"/>
        </w:rPr>
        <w:t>…….</w:t>
      </w:r>
      <w:proofErr w:type="gramEnd"/>
      <w:r w:rsidR="007C3C91">
        <w:rPr>
          <w:rFonts w:ascii="Times New Roman" w:hAnsi="Times New Roman" w:cs="Times New Roman"/>
          <w:lang w:val="fr-FR"/>
        </w:rPr>
        <w:t>.22</w:t>
      </w:r>
    </w:p>
    <w:p w:rsidRPr="00020ED0" w:rsidR="009F3687" w:rsidP="00F061C0" w:rsidRDefault="18BCFF0C" w14:paraId="50965D6C" w14:textId="68DEE0B3">
      <w:pPr>
        <w:spacing w:after="0" w:line="276" w:lineRule="auto"/>
        <w:rPr>
          <w:rFonts w:ascii="Times New Roman" w:hAnsi="Times New Roman" w:cs="Times New Roman"/>
        </w:rPr>
      </w:pPr>
      <w:r w:rsidRPr="6F9C11C3">
        <w:rPr>
          <w:rFonts w:ascii="Times New Roman" w:hAnsi="Times New Roman" w:cs="Times New Roman"/>
        </w:rPr>
        <w:t>5. Implementation Plan…………………………………………</w:t>
      </w:r>
      <w:r w:rsidRPr="6F9C11C3" w:rsidR="7D747BE5">
        <w:rPr>
          <w:rFonts w:ascii="Times New Roman" w:hAnsi="Times New Roman" w:cs="Times New Roman"/>
        </w:rPr>
        <w:t>...</w:t>
      </w:r>
      <w:r w:rsidRPr="6F9C11C3">
        <w:rPr>
          <w:rFonts w:ascii="Times New Roman" w:hAnsi="Times New Roman" w:cs="Times New Roman"/>
        </w:rPr>
        <w:t>……………………………</w:t>
      </w:r>
      <w:r w:rsidRPr="6F9C11C3" w:rsidR="007C3C91">
        <w:rPr>
          <w:rFonts w:ascii="Times New Roman" w:hAnsi="Times New Roman" w:cs="Times New Roman"/>
        </w:rPr>
        <w:t>.</w:t>
      </w:r>
      <w:r w:rsidRPr="6F9C11C3">
        <w:rPr>
          <w:rFonts w:ascii="Times New Roman" w:hAnsi="Times New Roman" w:cs="Times New Roman"/>
        </w:rPr>
        <w:t>..22</w:t>
      </w:r>
    </w:p>
    <w:p w:rsidRPr="00020ED0" w:rsidR="009F3687" w:rsidP="00F061C0" w:rsidRDefault="18BCFF0C" w14:paraId="4AFDF7DF" w14:textId="7AA34D5F">
      <w:pPr>
        <w:spacing w:after="0" w:line="276" w:lineRule="auto"/>
        <w:rPr>
          <w:rFonts w:ascii="Times New Roman" w:hAnsi="Times New Roman" w:cs="Times New Roman"/>
          <w:lang w:val="fr-FR"/>
        </w:rPr>
      </w:pPr>
      <w:r w:rsidRPr="00020ED0">
        <w:rPr>
          <w:rFonts w:ascii="Times New Roman" w:hAnsi="Times New Roman" w:cs="Times New Roman"/>
          <w:lang w:val="fr-FR"/>
        </w:rPr>
        <w:t>6. Conclusion……………………………………………………</w:t>
      </w:r>
      <w:r w:rsidRPr="00020ED0" w:rsidR="1C2A821C">
        <w:rPr>
          <w:rFonts w:ascii="Times New Roman" w:hAnsi="Times New Roman" w:cs="Times New Roman"/>
          <w:lang w:val="fr-FR"/>
        </w:rPr>
        <w:t>...</w:t>
      </w:r>
      <w:r w:rsidRPr="00020ED0">
        <w:rPr>
          <w:rFonts w:ascii="Times New Roman" w:hAnsi="Times New Roman" w:cs="Times New Roman"/>
          <w:lang w:val="fr-FR"/>
        </w:rPr>
        <w:t>……………………</w:t>
      </w:r>
      <w:proofErr w:type="gramStart"/>
      <w:r w:rsidRPr="00020ED0">
        <w:rPr>
          <w:rFonts w:ascii="Times New Roman" w:hAnsi="Times New Roman" w:cs="Times New Roman"/>
          <w:lang w:val="fr-FR"/>
        </w:rPr>
        <w:t>……</w:t>
      </w:r>
      <w:r w:rsidR="007C3C91">
        <w:rPr>
          <w:rFonts w:ascii="Times New Roman" w:hAnsi="Times New Roman" w:cs="Times New Roman"/>
          <w:lang w:val="fr-FR"/>
        </w:rPr>
        <w:t>.</w:t>
      </w:r>
      <w:proofErr w:type="gramEnd"/>
      <w:r w:rsidRPr="00020ED0">
        <w:rPr>
          <w:rFonts w:ascii="Times New Roman" w:hAnsi="Times New Roman" w:cs="Times New Roman"/>
          <w:lang w:val="fr-FR"/>
        </w:rPr>
        <w:t>….23</w:t>
      </w:r>
    </w:p>
    <w:p w:rsidRPr="00020ED0" w:rsidR="00E12088" w:rsidP="002522E4" w:rsidRDefault="00E12088" w14:paraId="003790AB" w14:textId="77777777">
      <w:pPr>
        <w:rPr>
          <w:rFonts w:ascii="Times New Roman" w:hAnsi="Times New Roman" w:cs="Times New Roman"/>
          <w:lang w:val="fr-FR"/>
        </w:rPr>
      </w:pPr>
    </w:p>
    <w:p w:rsidRPr="00020ED0" w:rsidR="005712C3" w:rsidP="002522E4" w:rsidRDefault="005712C3" w14:paraId="012EA689" w14:textId="77777777">
      <w:pPr>
        <w:rPr>
          <w:rFonts w:ascii="Times New Roman" w:hAnsi="Times New Roman" w:cs="Times New Roman"/>
          <w:lang w:val="fr-FR"/>
        </w:rPr>
      </w:pPr>
    </w:p>
    <w:p w:rsidRPr="00020ED0" w:rsidR="002522E4" w:rsidP="00930B43" w:rsidRDefault="002522E4" w14:paraId="5CB5C32F" w14:textId="2F4F5094">
      <w:pPr>
        <w:rPr>
          <w:rFonts w:ascii="Times New Roman" w:hAnsi="Times New Roman" w:cs="Times New Roman"/>
          <w:lang w:val="fr-FR"/>
        </w:rPr>
      </w:pPr>
    </w:p>
    <w:p w:rsidRPr="00020ED0" w:rsidR="00FA0CF4" w:rsidRDefault="00FA0CF4" w14:paraId="4C7189FC" w14:textId="77777777">
      <w:pPr>
        <w:rPr>
          <w:rFonts w:ascii="Times New Roman" w:hAnsi="Times New Roman" w:cs="Times New Roman"/>
          <w:sz w:val="36"/>
          <w:szCs w:val="36"/>
          <w:lang w:val="fr-FR"/>
        </w:rPr>
      </w:pPr>
      <w:r w:rsidRPr="00020ED0">
        <w:rPr>
          <w:rFonts w:ascii="Times New Roman" w:hAnsi="Times New Roman" w:cs="Times New Roman"/>
          <w:sz w:val="36"/>
          <w:szCs w:val="36"/>
          <w:lang w:val="fr-FR"/>
        </w:rPr>
        <w:br w:type="page"/>
      </w:r>
    </w:p>
    <w:p w:rsidR="7684FD2D" w:rsidP="7684FD2D" w:rsidRDefault="7684FD2D" w14:paraId="6BE9E7A1" w14:textId="33AAD809">
      <w:pPr>
        <w:rPr>
          <w:rFonts w:ascii="Times New Roman" w:hAnsi="Times New Roman" w:cs="Times New Roman"/>
          <w:b/>
          <w:bCs/>
          <w:sz w:val="36"/>
          <w:szCs w:val="36"/>
        </w:rPr>
      </w:pPr>
      <w:r w:rsidRPr="7F4C9A24">
        <w:rPr>
          <w:rFonts w:ascii="Times New Roman" w:hAnsi="Times New Roman" w:cs="Times New Roman"/>
          <w:b/>
          <w:bCs/>
          <w:sz w:val="36"/>
          <w:szCs w:val="36"/>
        </w:rPr>
        <w:t xml:space="preserve">1. </w:t>
      </w:r>
      <w:r w:rsidRPr="7F4C9A24" w:rsidR="636F5D53">
        <w:rPr>
          <w:rFonts w:ascii="Times New Roman" w:hAnsi="Times New Roman" w:cs="Times New Roman"/>
          <w:b/>
          <w:bCs/>
          <w:sz w:val="36"/>
          <w:szCs w:val="36"/>
        </w:rPr>
        <w:t>Introduction</w:t>
      </w:r>
    </w:p>
    <w:p w:rsidR="7F4C9A24" w:rsidP="7F4C9A24" w:rsidRDefault="00DE3EF4" w14:paraId="26E5BBDA" w14:textId="4AF90E66">
      <w:pPr>
        <w:ind w:firstLine="720"/>
        <w:rPr>
          <w:rFonts w:ascii="Times New Roman" w:hAnsi="Times New Roman" w:eastAsia="Times New Roman" w:cs="Times New Roman"/>
        </w:rPr>
      </w:pPr>
      <w:r w:rsidRPr="20F23832">
        <w:rPr>
          <w:rFonts w:ascii="Times New Roman" w:hAnsi="Times New Roman" w:eastAsia="Times New Roman" w:cs="Times New Roman"/>
        </w:rPr>
        <w:t xml:space="preserve"> </w:t>
      </w:r>
      <w:r w:rsidRPr="20F23832" w:rsidR="5482BE0A">
        <w:rPr>
          <w:rFonts w:ascii="Times New Roman" w:hAnsi="Times New Roman" w:eastAsia="Times New Roman" w:cs="Times New Roman"/>
        </w:rPr>
        <w:t>Ancient p</w:t>
      </w:r>
      <w:r w:rsidRPr="20F23832">
        <w:rPr>
          <w:rFonts w:ascii="Times New Roman" w:hAnsi="Times New Roman" w:eastAsia="Times New Roman" w:cs="Times New Roman"/>
        </w:rPr>
        <w:t xml:space="preserve">ieces of </w:t>
      </w:r>
      <w:r w:rsidRPr="20F23832" w:rsidR="64E6288F">
        <w:rPr>
          <w:rFonts w:ascii="Times New Roman" w:hAnsi="Times New Roman" w:eastAsia="Times New Roman" w:cs="Times New Roman"/>
        </w:rPr>
        <w:t>ceramic</w:t>
      </w:r>
      <w:r w:rsidRPr="20F23832">
        <w:rPr>
          <w:rFonts w:ascii="Times New Roman" w:hAnsi="Times New Roman" w:eastAsia="Times New Roman" w:cs="Times New Roman"/>
        </w:rPr>
        <w:t xml:space="preserve"> vessels, or sherds, are </w:t>
      </w:r>
      <w:r w:rsidRPr="20F23832" w:rsidR="27041601">
        <w:rPr>
          <w:rFonts w:ascii="Times New Roman" w:hAnsi="Times New Roman" w:eastAsia="Times New Roman" w:cs="Times New Roman"/>
        </w:rPr>
        <w:t>still being discovered</w:t>
      </w:r>
      <w:r w:rsidRPr="20F23832">
        <w:rPr>
          <w:rFonts w:ascii="Times New Roman" w:hAnsi="Times New Roman" w:eastAsia="Times New Roman" w:cs="Times New Roman"/>
        </w:rPr>
        <w:t xml:space="preserve"> throughout the southwest</w:t>
      </w:r>
      <w:r w:rsidRPr="20F23832" w:rsidR="4B4B062A">
        <w:rPr>
          <w:rFonts w:ascii="Times New Roman" w:hAnsi="Times New Roman" w:eastAsia="Times New Roman" w:cs="Times New Roman"/>
        </w:rPr>
        <w:t>.</w:t>
      </w:r>
      <w:r w:rsidRPr="20F23832" w:rsidR="553CD5D4">
        <w:rPr>
          <w:rFonts w:ascii="Times New Roman" w:hAnsi="Times New Roman" w:eastAsia="Times New Roman" w:cs="Times New Roman"/>
        </w:rPr>
        <w:t xml:space="preserve"> A</w:t>
      </w:r>
      <w:r w:rsidRPr="20F23832" w:rsidR="2B9DB29F">
        <w:rPr>
          <w:rFonts w:ascii="Times New Roman" w:hAnsi="Times New Roman" w:eastAsia="Times New Roman" w:cs="Times New Roman"/>
        </w:rPr>
        <w:t>nthrop</w:t>
      </w:r>
      <w:r w:rsidRPr="20F23832" w:rsidR="553CD5D4">
        <w:rPr>
          <w:rFonts w:ascii="Times New Roman" w:hAnsi="Times New Roman" w:eastAsia="Times New Roman" w:cs="Times New Roman"/>
        </w:rPr>
        <w:t xml:space="preserve">ologists </w:t>
      </w:r>
      <w:r w:rsidRPr="20F23832" w:rsidR="36E14E6B">
        <w:rPr>
          <w:rFonts w:ascii="Times New Roman" w:hAnsi="Times New Roman" w:eastAsia="Times New Roman" w:cs="Times New Roman"/>
        </w:rPr>
        <w:t xml:space="preserve">use </w:t>
      </w:r>
      <w:r w:rsidRPr="20F23832" w:rsidR="7FE0D08B">
        <w:rPr>
          <w:rFonts w:ascii="Times New Roman" w:hAnsi="Times New Roman" w:eastAsia="Times New Roman" w:cs="Times New Roman"/>
        </w:rPr>
        <w:t xml:space="preserve">these </w:t>
      </w:r>
      <w:r w:rsidRPr="20F23832" w:rsidR="36E14E6B">
        <w:rPr>
          <w:rFonts w:ascii="Times New Roman" w:hAnsi="Times New Roman" w:eastAsia="Times New Roman" w:cs="Times New Roman"/>
        </w:rPr>
        <w:t xml:space="preserve">sherd’s characteristics to attribute </w:t>
      </w:r>
      <w:r w:rsidRPr="20F23832" w:rsidR="7F0FD899">
        <w:rPr>
          <w:rFonts w:ascii="Times New Roman" w:hAnsi="Times New Roman" w:eastAsia="Times New Roman" w:cs="Times New Roman"/>
        </w:rPr>
        <w:t>the piece</w:t>
      </w:r>
      <w:r w:rsidRPr="20F23832" w:rsidR="36E14E6B">
        <w:rPr>
          <w:rFonts w:ascii="Times New Roman" w:hAnsi="Times New Roman" w:eastAsia="Times New Roman" w:cs="Times New Roman"/>
        </w:rPr>
        <w:t xml:space="preserve"> to a </w:t>
      </w:r>
      <w:r w:rsidRPr="20F23832" w:rsidR="7002D4B3">
        <w:rPr>
          <w:rFonts w:ascii="Times New Roman" w:hAnsi="Times New Roman" w:eastAsia="Times New Roman" w:cs="Times New Roman"/>
        </w:rPr>
        <w:t>specific</w:t>
      </w:r>
      <w:r w:rsidRPr="20F23832" w:rsidR="6B03297A">
        <w:rPr>
          <w:rFonts w:ascii="Times New Roman" w:hAnsi="Times New Roman" w:eastAsia="Times New Roman" w:cs="Times New Roman"/>
        </w:rPr>
        <w:t xml:space="preserve"> </w:t>
      </w:r>
      <w:r w:rsidRPr="20F23832" w:rsidR="6F17ACBB">
        <w:rPr>
          <w:rFonts w:ascii="Times New Roman" w:hAnsi="Times New Roman" w:eastAsia="Times New Roman" w:cs="Times New Roman"/>
        </w:rPr>
        <w:t xml:space="preserve">region and </w:t>
      </w:r>
      <w:r w:rsidRPr="20F23832" w:rsidR="6D8BABDC">
        <w:rPr>
          <w:rFonts w:ascii="Times New Roman" w:hAnsi="Times New Roman" w:eastAsia="Times New Roman" w:cs="Times New Roman"/>
        </w:rPr>
        <w:t>period</w:t>
      </w:r>
      <w:r w:rsidRPr="20F23832" w:rsidR="78A11B46">
        <w:rPr>
          <w:rFonts w:ascii="Times New Roman" w:hAnsi="Times New Roman" w:eastAsia="Times New Roman" w:cs="Times New Roman"/>
        </w:rPr>
        <w:t>.</w:t>
      </w:r>
      <w:r w:rsidRPr="20F23832" w:rsidR="6C8BBBA4">
        <w:rPr>
          <w:rFonts w:ascii="Times New Roman" w:hAnsi="Times New Roman" w:eastAsia="Times New Roman" w:cs="Times New Roman"/>
        </w:rPr>
        <w:t xml:space="preserve"> </w:t>
      </w:r>
      <w:r w:rsidRPr="20F23832" w:rsidR="0AA2A406">
        <w:rPr>
          <w:rFonts w:ascii="Times New Roman" w:hAnsi="Times New Roman" w:eastAsia="Times New Roman" w:cs="Times New Roman"/>
        </w:rPr>
        <w:t>However, d</w:t>
      </w:r>
      <w:r w:rsidRPr="20F23832" w:rsidR="1C04CD74">
        <w:rPr>
          <w:rFonts w:ascii="Times New Roman" w:hAnsi="Times New Roman" w:eastAsia="Times New Roman" w:cs="Times New Roman"/>
        </w:rPr>
        <w:t>iscrepancies</w:t>
      </w:r>
      <w:r w:rsidRPr="20F23832" w:rsidR="74447C96">
        <w:rPr>
          <w:rFonts w:ascii="Times New Roman" w:hAnsi="Times New Roman" w:eastAsia="Times New Roman" w:cs="Times New Roman"/>
        </w:rPr>
        <w:t xml:space="preserve"> in </w:t>
      </w:r>
      <w:r w:rsidRPr="20F23832" w:rsidR="2EDBE06C">
        <w:rPr>
          <w:rFonts w:ascii="Times New Roman" w:hAnsi="Times New Roman" w:eastAsia="Times New Roman" w:cs="Times New Roman"/>
        </w:rPr>
        <w:t>these</w:t>
      </w:r>
      <w:r w:rsidRPr="20F23832" w:rsidR="74447C96">
        <w:rPr>
          <w:rFonts w:ascii="Times New Roman" w:hAnsi="Times New Roman" w:eastAsia="Times New Roman" w:cs="Times New Roman"/>
        </w:rPr>
        <w:t xml:space="preserve"> </w:t>
      </w:r>
      <w:r w:rsidRPr="20F23832" w:rsidR="2EDBE06C">
        <w:rPr>
          <w:rFonts w:ascii="Times New Roman" w:hAnsi="Times New Roman" w:eastAsia="Times New Roman" w:cs="Times New Roman"/>
        </w:rPr>
        <w:t xml:space="preserve">determinations </w:t>
      </w:r>
      <w:r w:rsidRPr="20F23832" w:rsidR="74447C96">
        <w:rPr>
          <w:rFonts w:ascii="Times New Roman" w:hAnsi="Times New Roman" w:eastAsia="Times New Roman" w:cs="Times New Roman"/>
        </w:rPr>
        <w:t xml:space="preserve">are incredibly common, with </w:t>
      </w:r>
      <w:r w:rsidRPr="20F23832" w:rsidR="6BD76283">
        <w:rPr>
          <w:rFonts w:ascii="Times New Roman" w:hAnsi="Times New Roman" w:eastAsia="Times New Roman" w:cs="Times New Roman"/>
        </w:rPr>
        <w:t>anthropologists disputing up</w:t>
      </w:r>
      <w:r w:rsidRPr="20F23832" w:rsidR="74447C96">
        <w:rPr>
          <w:rFonts w:ascii="Times New Roman" w:hAnsi="Times New Roman" w:eastAsia="Times New Roman" w:cs="Times New Roman"/>
        </w:rPr>
        <w:t xml:space="preserve"> to </w:t>
      </w:r>
      <w:r w:rsidRPr="20F23832" w:rsidR="7960ECBA">
        <w:rPr>
          <w:rFonts w:ascii="Times New Roman" w:hAnsi="Times New Roman" w:eastAsia="Times New Roman" w:cs="Times New Roman"/>
        </w:rPr>
        <w:t>4</w:t>
      </w:r>
      <w:r w:rsidRPr="20F23832" w:rsidR="74447C96">
        <w:rPr>
          <w:rFonts w:ascii="Times New Roman" w:hAnsi="Times New Roman" w:eastAsia="Times New Roman" w:cs="Times New Roman"/>
        </w:rPr>
        <w:t>0% of classifications</w:t>
      </w:r>
      <w:r w:rsidRPr="20F23832" w:rsidR="11AD5313">
        <w:rPr>
          <w:rFonts w:ascii="Times New Roman" w:hAnsi="Times New Roman" w:eastAsia="Times New Roman" w:cs="Times New Roman"/>
        </w:rPr>
        <w:t>.</w:t>
      </w:r>
      <w:r w:rsidRPr="20F23832" w:rsidR="5EC1293D">
        <w:rPr>
          <w:rFonts w:ascii="Times New Roman" w:hAnsi="Times New Roman" w:eastAsia="Times New Roman" w:cs="Times New Roman"/>
        </w:rPr>
        <w:t xml:space="preserve"> </w:t>
      </w:r>
      <w:r w:rsidRPr="20F23832" w:rsidR="45797E35">
        <w:rPr>
          <w:rFonts w:ascii="Times New Roman" w:hAnsi="Times New Roman" w:eastAsia="Times New Roman" w:cs="Times New Roman"/>
        </w:rPr>
        <w:t xml:space="preserve">The process of </w:t>
      </w:r>
      <w:r w:rsidRPr="20F23832" w:rsidR="46E84EAE">
        <w:rPr>
          <w:rFonts w:ascii="Times New Roman" w:hAnsi="Times New Roman" w:eastAsia="Times New Roman" w:cs="Times New Roman"/>
        </w:rPr>
        <w:t xml:space="preserve">cataloging and </w:t>
      </w:r>
      <w:r w:rsidRPr="20F23832" w:rsidR="45797E35">
        <w:rPr>
          <w:rFonts w:ascii="Times New Roman" w:hAnsi="Times New Roman" w:eastAsia="Times New Roman" w:cs="Times New Roman"/>
        </w:rPr>
        <w:t>classifying sherds</w:t>
      </w:r>
      <w:r w:rsidRPr="20F23832" w:rsidR="57573F55">
        <w:rPr>
          <w:rFonts w:ascii="Times New Roman" w:hAnsi="Times New Roman" w:eastAsia="Times New Roman" w:cs="Times New Roman"/>
        </w:rPr>
        <w:t xml:space="preserve"> is time-consuming, </w:t>
      </w:r>
      <w:r w:rsidRPr="20F23832" w:rsidR="4531C40B">
        <w:rPr>
          <w:rFonts w:ascii="Times New Roman" w:hAnsi="Times New Roman" w:eastAsia="Times New Roman" w:cs="Times New Roman"/>
        </w:rPr>
        <w:t>costly</w:t>
      </w:r>
      <w:r w:rsidRPr="20F23832" w:rsidR="4ED5A27E">
        <w:rPr>
          <w:rFonts w:ascii="Times New Roman" w:hAnsi="Times New Roman" w:eastAsia="Times New Roman" w:cs="Times New Roman"/>
        </w:rPr>
        <w:t xml:space="preserve"> in resources</w:t>
      </w:r>
      <w:r w:rsidRPr="20F23832" w:rsidR="4531C40B">
        <w:rPr>
          <w:rFonts w:ascii="Times New Roman" w:hAnsi="Times New Roman" w:eastAsia="Times New Roman" w:cs="Times New Roman"/>
        </w:rPr>
        <w:t>,</w:t>
      </w:r>
      <w:r w:rsidRPr="20F23832" w:rsidR="49E98393">
        <w:rPr>
          <w:rFonts w:ascii="Times New Roman" w:hAnsi="Times New Roman" w:eastAsia="Times New Roman" w:cs="Times New Roman"/>
        </w:rPr>
        <w:t xml:space="preserve"> inconsistent</w:t>
      </w:r>
      <w:r w:rsidRPr="20F23832" w:rsidR="4CAB9D17">
        <w:rPr>
          <w:rFonts w:ascii="Times New Roman" w:hAnsi="Times New Roman" w:eastAsia="Times New Roman" w:cs="Times New Roman"/>
        </w:rPr>
        <w:t xml:space="preserve">, </w:t>
      </w:r>
      <w:r w:rsidRPr="20F23832" w:rsidR="57573F55">
        <w:rPr>
          <w:rFonts w:ascii="Times New Roman" w:hAnsi="Times New Roman" w:eastAsia="Times New Roman" w:cs="Times New Roman"/>
        </w:rPr>
        <w:t xml:space="preserve">and requires extensive </w:t>
      </w:r>
      <w:r w:rsidRPr="20F23832" w:rsidR="5A264B83">
        <w:rPr>
          <w:rFonts w:ascii="Times New Roman" w:hAnsi="Times New Roman" w:eastAsia="Times New Roman" w:cs="Times New Roman"/>
        </w:rPr>
        <w:t>k</w:t>
      </w:r>
      <w:r w:rsidRPr="20F23832" w:rsidR="57573F55">
        <w:rPr>
          <w:rFonts w:ascii="Times New Roman" w:hAnsi="Times New Roman" w:eastAsia="Times New Roman" w:cs="Times New Roman"/>
        </w:rPr>
        <w:t>n</w:t>
      </w:r>
      <w:r w:rsidRPr="20F23832" w:rsidR="5A264B83">
        <w:rPr>
          <w:rFonts w:ascii="Times New Roman" w:hAnsi="Times New Roman" w:eastAsia="Times New Roman" w:cs="Times New Roman"/>
        </w:rPr>
        <w:t xml:space="preserve">owledge of specific </w:t>
      </w:r>
      <w:r w:rsidRPr="20F23832" w:rsidR="4F0DD964">
        <w:rPr>
          <w:rFonts w:ascii="Times New Roman" w:hAnsi="Times New Roman" w:eastAsia="Times New Roman" w:cs="Times New Roman"/>
        </w:rPr>
        <w:t>areas and communities</w:t>
      </w:r>
      <w:r w:rsidRPr="20F23832" w:rsidR="57573F55">
        <w:rPr>
          <w:rFonts w:ascii="Times New Roman" w:hAnsi="Times New Roman" w:eastAsia="Times New Roman" w:cs="Times New Roman"/>
        </w:rPr>
        <w:t>.</w:t>
      </w:r>
      <w:r w:rsidRPr="20F23832" w:rsidR="5E46C204">
        <w:rPr>
          <w:rFonts w:ascii="Times New Roman" w:hAnsi="Times New Roman" w:eastAsia="Times New Roman" w:cs="Times New Roman"/>
        </w:rPr>
        <w:t xml:space="preserve"> </w:t>
      </w:r>
    </w:p>
    <w:p w:rsidR="7684FD2D" w:rsidP="20F23832" w:rsidRDefault="06CBD17E" w14:paraId="634D0171" w14:textId="5D6E9A21">
      <w:pPr>
        <w:ind w:firstLine="720"/>
        <w:rPr>
          <w:rFonts w:ascii="Times New Roman" w:hAnsi="Times New Roman" w:eastAsia="Times New Roman" w:cs="Times New Roman"/>
        </w:rPr>
      </w:pPr>
      <w:r w:rsidRPr="20F23832">
        <w:rPr>
          <w:rFonts w:ascii="Times New Roman" w:hAnsi="Times New Roman" w:eastAsia="Times New Roman" w:cs="Times New Roman"/>
        </w:rPr>
        <w:t xml:space="preserve">Our sponsor, Dr. Pawlowicz, is a veteran archeologist and Research Professor </w:t>
      </w:r>
      <w:r w:rsidRPr="20F23832" w:rsidR="6B205185">
        <w:rPr>
          <w:rFonts w:ascii="Times New Roman" w:hAnsi="Times New Roman" w:eastAsia="Times New Roman" w:cs="Times New Roman"/>
        </w:rPr>
        <w:t>at NAU’s</w:t>
      </w:r>
      <w:r w:rsidRPr="20F23832">
        <w:rPr>
          <w:rFonts w:ascii="Times New Roman" w:hAnsi="Times New Roman" w:eastAsia="Times New Roman" w:cs="Times New Roman"/>
        </w:rPr>
        <w:t xml:space="preserve"> Department of Anthropology in Flagstaff, AZ</w:t>
      </w:r>
      <w:r w:rsidRPr="20F23832" w:rsidR="4619ABC6">
        <w:rPr>
          <w:rFonts w:ascii="Times New Roman" w:hAnsi="Times New Roman" w:eastAsia="Times New Roman" w:cs="Times New Roman"/>
        </w:rPr>
        <w:t xml:space="preserve">. </w:t>
      </w:r>
      <w:r w:rsidRPr="20F23832" w:rsidR="13498337">
        <w:rPr>
          <w:rFonts w:ascii="Times New Roman" w:hAnsi="Times New Roman" w:eastAsia="Times New Roman" w:cs="Times New Roman"/>
        </w:rPr>
        <w:t xml:space="preserve">Dr. Pawlowicz recognized a need for a consistent system for sherd classification, leading </w:t>
      </w:r>
      <w:r w:rsidRPr="20F23832" w:rsidR="3B8E760D">
        <w:rPr>
          <w:rFonts w:ascii="Times New Roman" w:hAnsi="Times New Roman" w:eastAsia="Times New Roman" w:cs="Times New Roman"/>
        </w:rPr>
        <w:t>him to personally</w:t>
      </w:r>
      <w:r w:rsidRPr="20F23832" w:rsidR="6F53A097">
        <w:rPr>
          <w:rFonts w:ascii="Times New Roman" w:hAnsi="Times New Roman" w:eastAsia="Times New Roman" w:cs="Times New Roman"/>
        </w:rPr>
        <w:t xml:space="preserve"> research and</w:t>
      </w:r>
      <w:r w:rsidRPr="20F23832" w:rsidR="3B8E760D">
        <w:rPr>
          <w:rFonts w:ascii="Times New Roman" w:hAnsi="Times New Roman" w:eastAsia="Times New Roman" w:cs="Times New Roman"/>
        </w:rPr>
        <w:t xml:space="preserve"> develop a Convolutional Neural Network (CNN) </w:t>
      </w:r>
      <w:r w:rsidRPr="20F23832" w:rsidR="0AB6C9A9">
        <w:rPr>
          <w:rFonts w:ascii="Times New Roman" w:hAnsi="Times New Roman" w:eastAsia="Times New Roman" w:cs="Times New Roman"/>
        </w:rPr>
        <w:t>capable of</w:t>
      </w:r>
      <w:r w:rsidRPr="20F23832" w:rsidR="3B8E760D">
        <w:rPr>
          <w:rFonts w:ascii="Times New Roman" w:hAnsi="Times New Roman" w:eastAsia="Times New Roman" w:cs="Times New Roman"/>
        </w:rPr>
        <w:t xml:space="preserve"> accurately and reliably identif</w:t>
      </w:r>
      <w:r w:rsidRPr="20F23832" w:rsidR="634B86F6">
        <w:rPr>
          <w:rFonts w:ascii="Times New Roman" w:hAnsi="Times New Roman" w:eastAsia="Times New Roman" w:cs="Times New Roman"/>
        </w:rPr>
        <w:t>ying</w:t>
      </w:r>
      <w:r w:rsidRPr="20F23832" w:rsidR="3B8E760D">
        <w:rPr>
          <w:rFonts w:ascii="Times New Roman" w:hAnsi="Times New Roman" w:eastAsia="Times New Roman" w:cs="Times New Roman"/>
        </w:rPr>
        <w:t xml:space="preserve"> sherds</w:t>
      </w:r>
      <w:r w:rsidRPr="20F23832" w:rsidR="15C47E32">
        <w:rPr>
          <w:rFonts w:ascii="Times New Roman" w:hAnsi="Times New Roman" w:eastAsia="Times New Roman" w:cs="Times New Roman"/>
        </w:rPr>
        <w:t xml:space="preserve"> from a photo</w:t>
      </w:r>
      <w:r w:rsidRPr="20F23832" w:rsidR="3B8E760D">
        <w:rPr>
          <w:rFonts w:ascii="Times New Roman" w:hAnsi="Times New Roman" w:eastAsia="Times New Roman" w:cs="Times New Roman"/>
        </w:rPr>
        <w:t>.</w:t>
      </w:r>
      <w:r w:rsidRPr="20F23832" w:rsidR="66CAD923">
        <w:rPr>
          <w:rFonts w:ascii="Times New Roman" w:hAnsi="Times New Roman" w:eastAsia="Times New Roman" w:cs="Times New Roman"/>
        </w:rPr>
        <w:t xml:space="preserve"> </w:t>
      </w:r>
      <w:r w:rsidRPr="20F23832" w:rsidR="6CF745D4">
        <w:rPr>
          <w:rFonts w:ascii="Times New Roman" w:hAnsi="Times New Roman" w:eastAsia="Times New Roman" w:cs="Times New Roman"/>
        </w:rPr>
        <w:t>W</w:t>
      </w:r>
      <w:r w:rsidRPr="20F23832" w:rsidR="66CAD923">
        <w:rPr>
          <w:rFonts w:ascii="Times New Roman" w:hAnsi="Times New Roman" w:eastAsia="Times New Roman" w:cs="Times New Roman"/>
        </w:rPr>
        <w:t xml:space="preserve">hen implemented into a simple </w:t>
      </w:r>
      <w:r w:rsidRPr="20F23832" w:rsidR="02AAFA92">
        <w:rPr>
          <w:rFonts w:ascii="Times New Roman" w:hAnsi="Times New Roman" w:eastAsia="Times New Roman" w:cs="Times New Roman"/>
        </w:rPr>
        <w:t xml:space="preserve">mobile </w:t>
      </w:r>
      <w:r w:rsidRPr="20F23832" w:rsidR="66CAD923">
        <w:rPr>
          <w:rFonts w:ascii="Times New Roman" w:hAnsi="Times New Roman" w:eastAsia="Times New Roman" w:cs="Times New Roman"/>
        </w:rPr>
        <w:t>application,</w:t>
      </w:r>
      <w:r w:rsidRPr="20F23832" w:rsidR="48BA605C">
        <w:rPr>
          <w:rFonts w:ascii="Times New Roman" w:hAnsi="Times New Roman" w:eastAsia="Times New Roman" w:cs="Times New Roman"/>
        </w:rPr>
        <w:t xml:space="preserve"> </w:t>
      </w:r>
      <w:r w:rsidRPr="20F23832" w:rsidR="7EBBCAEB">
        <w:rPr>
          <w:rFonts w:ascii="Times New Roman" w:hAnsi="Times New Roman" w:eastAsia="Times New Roman" w:cs="Times New Roman"/>
        </w:rPr>
        <w:t>the model became an accessible, reliable tool for professionals and hobbyists</w:t>
      </w:r>
      <w:r w:rsidRPr="20F23832" w:rsidR="34D8BCC4">
        <w:rPr>
          <w:rFonts w:ascii="Times New Roman" w:hAnsi="Times New Roman" w:eastAsia="Times New Roman" w:cs="Times New Roman"/>
        </w:rPr>
        <w:t>.</w:t>
      </w:r>
      <w:r w:rsidRPr="20F23832" w:rsidR="5431D8D4">
        <w:rPr>
          <w:rFonts w:ascii="Times New Roman" w:hAnsi="Times New Roman" w:eastAsia="Times New Roman" w:cs="Times New Roman"/>
        </w:rPr>
        <w:t xml:space="preserve"> </w:t>
      </w:r>
      <w:r w:rsidRPr="20F23832" w:rsidR="030824FD">
        <w:rPr>
          <w:rFonts w:ascii="Times New Roman" w:hAnsi="Times New Roman" w:eastAsia="Times New Roman" w:cs="Times New Roman"/>
        </w:rPr>
        <w:t>However,</w:t>
      </w:r>
      <w:r w:rsidRPr="20F23832" w:rsidR="79057249">
        <w:rPr>
          <w:rFonts w:ascii="Times New Roman" w:hAnsi="Times New Roman" w:eastAsia="Times New Roman" w:cs="Times New Roman"/>
        </w:rPr>
        <w:t xml:space="preserve"> </w:t>
      </w:r>
      <w:r w:rsidRPr="20F23832" w:rsidR="030824FD">
        <w:rPr>
          <w:rFonts w:ascii="Times New Roman" w:hAnsi="Times New Roman" w:eastAsia="Times New Roman" w:cs="Times New Roman"/>
        </w:rPr>
        <w:t>t</w:t>
      </w:r>
      <w:r w:rsidRPr="20F23832" w:rsidR="7144D1A1">
        <w:rPr>
          <w:rFonts w:ascii="Times New Roman" w:hAnsi="Times New Roman" w:eastAsia="Times New Roman" w:cs="Times New Roman"/>
        </w:rPr>
        <w:t>h</w:t>
      </w:r>
      <w:r w:rsidRPr="20F23832" w:rsidR="35C44B6E">
        <w:rPr>
          <w:rFonts w:ascii="Times New Roman" w:hAnsi="Times New Roman" w:eastAsia="Times New Roman" w:cs="Times New Roman"/>
        </w:rPr>
        <w:t>e</w:t>
      </w:r>
      <w:r w:rsidRPr="20F23832" w:rsidR="7144D1A1">
        <w:rPr>
          <w:rFonts w:ascii="Times New Roman" w:hAnsi="Times New Roman" w:eastAsia="Times New Roman" w:cs="Times New Roman"/>
        </w:rPr>
        <w:t xml:space="preserve"> model was restrained by Dr. Pawlowicz’s personal computer, resulting in slow training cycles </w:t>
      </w:r>
      <w:r w:rsidRPr="20F23832" w:rsidR="5323EEF2">
        <w:rPr>
          <w:rFonts w:ascii="Times New Roman" w:hAnsi="Times New Roman" w:eastAsia="Times New Roman" w:cs="Times New Roman"/>
        </w:rPr>
        <w:t xml:space="preserve">and </w:t>
      </w:r>
      <w:r w:rsidRPr="20F23832" w:rsidR="7144D1A1">
        <w:rPr>
          <w:rFonts w:ascii="Times New Roman" w:hAnsi="Times New Roman" w:eastAsia="Times New Roman" w:cs="Times New Roman"/>
        </w:rPr>
        <w:t>the use of an outdated model.</w:t>
      </w:r>
      <w:r w:rsidRPr="20F23832" w:rsidR="28FF5277">
        <w:rPr>
          <w:rFonts w:ascii="Times New Roman" w:hAnsi="Times New Roman" w:eastAsia="Times New Roman" w:cs="Times New Roman"/>
        </w:rPr>
        <w:t xml:space="preserve"> </w:t>
      </w:r>
      <w:r w:rsidRPr="20F23832" w:rsidR="3B8E760D">
        <w:rPr>
          <w:rFonts w:ascii="Times New Roman" w:hAnsi="Times New Roman" w:eastAsia="Times New Roman" w:cs="Times New Roman"/>
        </w:rPr>
        <w:t>Alongside team CRAFT</w:t>
      </w:r>
      <w:r w:rsidRPr="20F23832" w:rsidR="6685B679">
        <w:rPr>
          <w:rFonts w:ascii="Times New Roman" w:hAnsi="Times New Roman" w:eastAsia="Times New Roman" w:cs="Times New Roman"/>
        </w:rPr>
        <w:t xml:space="preserve">, he </w:t>
      </w:r>
      <w:r w:rsidRPr="20F23832" w:rsidR="5EEA5447">
        <w:rPr>
          <w:rFonts w:ascii="Times New Roman" w:hAnsi="Times New Roman" w:eastAsia="Times New Roman" w:cs="Times New Roman"/>
        </w:rPr>
        <w:t>a</w:t>
      </w:r>
      <w:r w:rsidRPr="20F23832" w:rsidR="40ADB30F">
        <w:rPr>
          <w:rFonts w:ascii="Times New Roman" w:hAnsi="Times New Roman" w:eastAsia="Times New Roman" w:cs="Times New Roman"/>
        </w:rPr>
        <w:t>ims to create a refined</w:t>
      </w:r>
      <w:r w:rsidRPr="20F23832" w:rsidR="5EEA5447">
        <w:rPr>
          <w:rFonts w:ascii="Times New Roman" w:hAnsi="Times New Roman" w:eastAsia="Times New Roman" w:cs="Times New Roman"/>
        </w:rPr>
        <w:t xml:space="preserve"> CNN and make it accessible to the archeological community.</w:t>
      </w:r>
      <w:r w:rsidRPr="20F23832" w:rsidR="1DDC8370">
        <w:rPr>
          <w:rFonts w:ascii="Times New Roman" w:hAnsi="Times New Roman" w:eastAsia="Times New Roman" w:cs="Times New Roman"/>
        </w:rPr>
        <w:t xml:space="preserve"> </w:t>
      </w:r>
    </w:p>
    <w:p w:rsidR="7684FD2D" w:rsidP="20F23832" w:rsidRDefault="1ECB7A6A" w14:paraId="7288195A" w14:textId="69CD2A65">
      <w:pPr>
        <w:ind w:firstLine="720"/>
        <w:rPr>
          <w:rFonts w:ascii="Times New Roman" w:hAnsi="Times New Roman" w:eastAsia="Times New Roman" w:cs="Times New Roman"/>
        </w:rPr>
      </w:pPr>
      <w:r w:rsidRPr="546CAB1D">
        <w:rPr>
          <w:rFonts w:ascii="Times New Roman" w:hAnsi="Times New Roman" w:eastAsia="Times New Roman" w:cs="Times New Roman"/>
        </w:rPr>
        <w:t>With</w:t>
      </w:r>
      <w:r w:rsidRPr="546CAB1D" w:rsidR="337FEF19">
        <w:rPr>
          <w:rFonts w:ascii="Times New Roman" w:hAnsi="Times New Roman" w:eastAsia="Times New Roman" w:cs="Times New Roman"/>
        </w:rPr>
        <w:t xml:space="preserve"> an</w:t>
      </w:r>
      <w:r w:rsidRPr="546CAB1D" w:rsidR="2A89563A">
        <w:rPr>
          <w:rFonts w:ascii="Times New Roman" w:hAnsi="Times New Roman" w:eastAsia="Times New Roman" w:cs="Times New Roman"/>
        </w:rPr>
        <w:t xml:space="preserve"> outdated model and a lack of fine-tuned </w:t>
      </w:r>
      <w:r w:rsidRPr="546CAB1D" w:rsidR="3269077E">
        <w:rPr>
          <w:rFonts w:ascii="Times New Roman" w:hAnsi="Times New Roman" w:eastAsia="Times New Roman" w:cs="Times New Roman"/>
        </w:rPr>
        <w:t>hyperparameters</w:t>
      </w:r>
      <w:r w:rsidRPr="546CAB1D" w:rsidR="51457E2C">
        <w:rPr>
          <w:rFonts w:ascii="Times New Roman" w:hAnsi="Times New Roman" w:eastAsia="Times New Roman" w:cs="Times New Roman"/>
        </w:rPr>
        <w:t xml:space="preserve">, </w:t>
      </w:r>
      <w:bookmarkStart w:name="_Int_MOA8u2Ku" w:id="0"/>
      <w:r w:rsidRPr="546CAB1D" w:rsidR="51457E2C">
        <w:rPr>
          <w:rFonts w:ascii="Times New Roman" w:hAnsi="Times New Roman" w:eastAsia="Times New Roman" w:cs="Times New Roman"/>
        </w:rPr>
        <w:t>the CNN</w:t>
      </w:r>
      <w:bookmarkEnd w:id="0"/>
      <w:r w:rsidRPr="546CAB1D" w:rsidR="51457E2C">
        <w:rPr>
          <w:rFonts w:ascii="Times New Roman" w:hAnsi="Times New Roman" w:eastAsia="Times New Roman" w:cs="Times New Roman"/>
        </w:rPr>
        <w:t xml:space="preserve"> has not reached </w:t>
      </w:r>
      <w:r w:rsidRPr="546CAB1D" w:rsidR="49022A86">
        <w:rPr>
          <w:rFonts w:ascii="Times New Roman" w:hAnsi="Times New Roman" w:eastAsia="Times New Roman" w:cs="Times New Roman"/>
        </w:rPr>
        <w:t>the level</w:t>
      </w:r>
      <w:r w:rsidRPr="546CAB1D" w:rsidR="51457E2C">
        <w:rPr>
          <w:rFonts w:ascii="Times New Roman" w:hAnsi="Times New Roman" w:eastAsia="Times New Roman" w:cs="Times New Roman"/>
        </w:rPr>
        <w:t xml:space="preserve"> of accuracy and reliability</w:t>
      </w:r>
      <w:r w:rsidRPr="546CAB1D" w:rsidR="4B408CB5">
        <w:rPr>
          <w:rFonts w:ascii="Times New Roman" w:hAnsi="Times New Roman" w:eastAsia="Times New Roman" w:cs="Times New Roman"/>
        </w:rPr>
        <w:t xml:space="preserve"> needed for application in the field.</w:t>
      </w:r>
      <w:r w:rsidRPr="546CAB1D" w:rsidR="07005C7E">
        <w:rPr>
          <w:rFonts w:ascii="Times New Roman" w:hAnsi="Times New Roman" w:eastAsia="Times New Roman" w:cs="Times New Roman"/>
        </w:rPr>
        <w:t xml:space="preserve"> </w:t>
      </w:r>
      <w:r w:rsidRPr="546CAB1D" w:rsidR="79236124">
        <w:rPr>
          <w:rFonts w:ascii="Times New Roman" w:hAnsi="Times New Roman" w:eastAsia="Times New Roman" w:cs="Times New Roman"/>
        </w:rPr>
        <w:t>T</w:t>
      </w:r>
      <w:r w:rsidRPr="546CAB1D" w:rsidR="34E6DD6A">
        <w:rPr>
          <w:rFonts w:ascii="Times New Roman" w:hAnsi="Times New Roman" w:eastAsia="Times New Roman" w:cs="Times New Roman"/>
        </w:rPr>
        <w:t xml:space="preserve">he refined model will be implemented into </w:t>
      </w:r>
      <w:r w:rsidRPr="546CAB1D" w:rsidR="6EBD6596">
        <w:rPr>
          <w:rFonts w:ascii="Times New Roman" w:hAnsi="Times New Roman" w:eastAsia="Times New Roman" w:cs="Times New Roman"/>
        </w:rPr>
        <w:t xml:space="preserve">a mobile application and </w:t>
      </w:r>
      <w:r w:rsidRPr="546CAB1D" w:rsidR="0ED37552">
        <w:rPr>
          <w:rFonts w:ascii="Times New Roman" w:hAnsi="Times New Roman" w:eastAsia="Times New Roman" w:cs="Times New Roman"/>
        </w:rPr>
        <w:t>used with a</w:t>
      </w:r>
      <w:r w:rsidRPr="546CAB1D" w:rsidR="6EBD6596">
        <w:rPr>
          <w:rFonts w:ascii="Times New Roman" w:hAnsi="Times New Roman" w:eastAsia="Times New Roman" w:cs="Times New Roman"/>
        </w:rPr>
        <w:t xml:space="preserve"> conveyor belt system.</w:t>
      </w:r>
      <w:r w:rsidRPr="546CAB1D" w:rsidR="5E47CE2A">
        <w:rPr>
          <w:rFonts w:ascii="Times New Roman" w:hAnsi="Times New Roman" w:eastAsia="Times New Roman" w:cs="Times New Roman"/>
        </w:rPr>
        <w:t xml:space="preserve"> A user-friendly, intuitive application will be developed to allow anthropologists</w:t>
      </w:r>
      <w:r w:rsidRPr="546CAB1D" w:rsidR="15CE4CFB">
        <w:rPr>
          <w:rFonts w:ascii="Times New Roman" w:hAnsi="Times New Roman" w:eastAsia="Times New Roman" w:cs="Times New Roman"/>
        </w:rPr>
        <w:t xml:space="preserve"> in the field</w:t>
      </w:r>
      <w:r w:rsidRPr="546CAB1D" w:rsidR="5E47CE2A">
        <w:rPr>
          <w:rFonts w:ascii="Times New Roman" w:hAnsi="Times New Roman" w:eastAsia="Times New Roman" w:cs="Times New Roman"/>
        </w:rPr>
        <w:t xml:space="preserve"> to utilize the power of CNN from a mobile phone.</w:t>
      </w:r>
      <w:r w:rsidRPr="546CAB1D" w:rsidR="5929CE7D">
        <w:rPr>
          <w:rFonts w:ascii="Times New Roman" w:hAnsi="Times New Roman" w:eastAsia="Times New Roman" w:cs="Times New Roman"/>
        </w:rPr>
        <w:t xml:space="preserve"> </w:t>
      </w:r>
      <w:r w:rsidRPr="546CAB1D" w:rsidR="7009006C">
        <w:rPr>
          <w:rFonts w:ascii="Times New Roman" w:hAnsi="Times New Roman" w:eastAsia="Times New Roman" w:cs="Times New Roman"/>
        </w:rPr>
        <w:t>To classify a sherd, a user only needs to take or upload a photo into the application. The simplicity of the proces</w:t>
      </w:r>
      <w:r w:rsidRPr="546CAB1D" w:rsidR="6B945097">
        <w:rPr>
          <w:rFonts w:ascii="Times New Roman" w:hAnsi="Times New Roman" w:eastAsia="Times New Roman" w:cs="Times New Roman"/>
        </w:rPr>
        <w:t>s will</w:t>
      </w:r>
      <w:r w:rsidRPr="546CAB1D" w:rsidR="4D92D2A0">
        <w:rPr>
          <w:rFonts w:ascii="Times New Roman" w:hAnsi="Times New Roman" w:eastAsia="Times New Roman" w:cs="Times New Roman"/>
        </w:rPr>
        <w:t xml:space="preserve"> allow for quick cataloging, </w:t>
      </w:r>
      <w:r w:rsidRPr="546CAB1D" w:rsidR="6B945097">
        <w:rPr>
          <w:rFonts w:ascii="Times New Roman" w:hAnsi="Times New Roman" w:eastAsia="Times New Roman" w:cs="Times New Roman"/>
        </w:rPr>
        <w:t>require fewer resources, and allow for the immediate return of sherds to an arc</w:t>
      </w:r>
      <w:r w:rsidRPr="546CAB1D" w:rsidR="75963049">
        <w:rPr>
          <w:rFonts w:ascii="Times New Roman" w:hAnsi="Times New Roman" w:eastAsia="Times New Roman" w:cs="Times New Roman"/>
        </w:rPr>
        <w:t>heological site</w:t>
      </w:r>
      <w:r w:rsidRPr="546CAB1D" w:rsidR="6B945097">
        <w:rPr>
          <w:rFonts w:ascii="Times New Roman" w:hAnsi="Times New Roman" w:eastAsia="Times New Roman" w:cs="Times New Roman"/>
        </w:rPr>
        <w:t>.</w:t>
      </w:r>
      <w:r w:rsidRPr="546CAB1D" w:rsidR="4F47B47F">
        <w:rPr>
          <w:rFonts w:ascii="Times New Roman" w:hAnsi="Times New Roman" w:eastAsia="Times New Roman" w:cs="Times New Roman"/>
        </w:rPr>
        <w:t xml:space="preserve"> </w:t>
      </w:r>
      <w:r w:rsidRPr="546CAB1D" w:rsidR="000246A1">
        <w:rPr>
          <w:rFonts w:ascii="Times New Roman" w:hAnsi="Times New Roman" w:eastAsia="Times New Roman" w:cs="Times New Roman"/>
        </w:rPr>
        <w:t>Implementing</w:t>
      </w:r>
      <w:r w:rsidRPr="546CAB1D" w:rsidR="278EE9A8">
        <w:rPr>
          <w:rFonts w:ascii="Times New Roman" w:hAnsi="Times New Roman" w:eastAsia="Times New Roman" w:cs="Times New Roman"/>
        </w:rPr>
        <w:t xml:space="preserve"> the model into the conveyor belt system will allow anthropologists to</w:t>
      </w:r>
      <w:r w:rsidRPr="546CAB1D" w:rsidR="5C47D88D">
        <w:rPr>
          <w:rFonts w:ascii="Times New Roman" w:hAnsi="Times New Roman" w:eastAsia="Times New Roman" w:cs="Times New Roman"/>
        </w:rPr>
        <w:t xml:space="preserve"> quickly</w:t>
      </w:r>
      <w:r w:rsidRPr="546CAB1D" w:rsidR="278EE9A8">
        <w:rPr>
          <w:rFonts w:ascii="Times New Roman" w:hAnsi="Times New Roman" w:eastAsia="Times New Roman" w:cs="Times New Roman"/>
        </w:rPr>
        <w:t xml:space="preserve"> catalog mass amounts of sherds.</w:t>
      </w:r>
      <w:r w:rsidRPr="546CAB1D" w:rsidR="3213D56C">
        <w:rPr>
          <w:rFonts w:ascii="Times New Roman" w:hAnsi="Times New Roman" w:eastAsia="Times New Roman" w:cs="Times New Roman"/>
        </w:rPr>
        <w:t xml:space="preserve"> A camera </w:t>
      </w:r>
      <w:r w:rsidRPr="546CAB1D" w:rsidR="7AF98BCE">
        <w:rPr>
          <w:rFonts w:ascii="Times New Roman" w:hAnsi="Times New Roman" w:eastAsia="Times New Roman" w:cs="Times New Roman"/>
        </w:rPr>
        <w:t xml:space="preserve">situated </w:t>
      </w:r>
      <w:r w:rsidRPr="546CAB1D" w:rsidR="3213D56C">
        <w:rPr>
          <w:rFonts w:ascii="Times New Roman" w:hAnsi="Times New Roman" w:eastAsia="Times New Roman" w:cs="Times New Roman"/>
        </w:rPr>
        <w:t>over a conveyor belt will take photo</w:t>
      </w:r>
      <w:r w:rsidRPr="546CAB1D" w:rsidR="765966A0">
        <w:rPr>
          <w:rFonts w:ascii="Times New Roman" w:hAnsi="Times New Roman" w:eastAsia="Times New Roman" w:cs="Times New Roman"/>
        </w:rPr>
        <w:t xml:space="preserve">graphs of sherds as they pass underneath, </w:t>
      </w:r>
      <w:r w:rsidRPr="546CAB1D" w:rsidR="5D1B4DF4">
        <w:rPr>
          <w:rFonts w:ascii="Times New Roman" w:hAnsi="Times New Roman" w:eastAsia="Times New Roman" w:cs="Times New Roman"/>
        </w:rPr>
        <w:t>continuously saving and classifying photos.</w:t>
      </w:r>
    </w:p>
    <w:p w:rsidR="7684FD2D" w:rsidP="546CAB1D" w:rsidRDefault="71897C3F" w14:paraId="7D2D7C32" w14:textId="41614780">
      <w:pPr>
        <w:widowControl w:val="0"/>
        <w:spacing w:before="190" w:line="259" w:lineRule="auto"/>
        <w:ind w:right="535" w:firstLine="720"/>
        <w:rPr>
          <w:rFonts w:ascii="Times New Roman" w:hAnsi="Times New Roman" w:eastAsia="Times New Roman" w:cs="Times New Roman"/>
          <w:b/>
          <w:bCs/>
          <w:sz w:val="28"/>
          <w:szCs w:val="28"/>
        </w:rPr>
      </w:pPr>
      <w:r w:rsidRPr="546CAB1D">
        <w:rPr>
          <w:rFonts w:ascii="Times New Roman" w:hAnsi="Times New Roman" w:eastAsia="Times New Roman" w:cs="Times New Roman"/>
        </w:rPr>
        <w:t>For our proposed solutions to function to our sponsor’s expectations team CRAFT has determined key requirements to ensure the development of an optimum solution.</w:t>
      </w:r>
      <w:r w:rsidRPr="546CAB1D" w:rsidR="40847D0C">
        <w:rPr>
          <w:rFonts w:ascii="Times New Roman" w:hAnsi="Times New Roman" w:eastAsia="Times New Roman" w:cs="Times New Roman"/>
        </w:rPr>
        <w:t xml:space="preserve"> </w:t>
      </w:r>
      <w:r w:rsidRPr="546CAB1D" w:rsidR="56636B65">
        <w:rPr>
          <w:rFonts w:ascii="Times New Roman" w:hAnsi="Times New Roman" w:eastAsia="Times New Roman" w:cs="Times New Roman"/>
        </w:rPr>
        <w:t xml:space="preserve">For each part of our final product the key requirements are as follows: </w:t>
      </w:r>
    </w:p>
    <w:p w:rsidR="7684FD2D" w:rsidP="546CAB1D" w:rsidRDefault="56636B65" w14:paraId="25BD63BE" w14:textId="5EB3933B">
      <w:pPr>
        <w:widowControl w:val="0"/>
        <w:spacing w:before="190" w:line="259" w:lineRule="auto"/>
        <w:ind w:right="535"/>
        <w:rPr>
          <w:rFonts w:ascii="Times New Roman" w:hAnsi="Times New Roman" w:eastAsia="Times New Roman" w:cs="Times New Roman"/>
          <w:b/>
          <w:bCs/>
          <w:sz w:val="28"/>
          <w:szCs w:val="28"/>
        </w:rPr>
      </w:pPr>
      <w:r w:rsidRPr="546CAB1D">
        <w:rPr>
          <w:rFonts w:ascii="Times New Roman" w:hAnsi="Times New Roman" w:eastAsia="Times New Roman" w:cs="Times New Roman"/>
          <w:b/>
          <w:bCs/>
          <w:sz w:val="28"/>
          <w:szCs w:val="28"/>
        </w:rPr>
        <w:t>1.1</w:t>
      </w:r>
      <w:r w:rsidRPr="546CAB1D" w:rsidR="775A6DB0">
        <w:rPr>
          <w:rFonts w:ascii="Times New Roman" w:hAnsi="Times New Roman" w:eastAsia="Times New Roman" w:cs="Times New Roman"/>
          <w:b/>
          <w:bCs/>
          <w:sz w:val="28"/>
          <w:szCs w:val="28"/>
        </w:rPr>
        <w:t>.</w:t>
      </w:r>
      <w:r w:rsidRPr="546CAB1D">
        <w:rPr>
          <w:rFonts w:ascii="Times New Roman" w:hAnsi="Times New Roman" w:eastAsia="Times New Roman" w:cs="Times New Roman"/>
          <w:b/>
          <w:bCs/>
          <w:sz w:val="28"/>
          <w:szCs w:val="28"/>
        </w:rPr>
        <w:t xml:space="preserve"> Mobile Application</w:t>
      </w:r>
    </w:p>
    <w:p w:rsidR="7684FD2D" w:rsidP="546CAB1D" w:rsidRDefault="56636B65" w14:paraId="6784FE52" w14:textId="4FB3AC53">
      <w:pPr>
        <w:pStyle w:val="Heading4"/>
        <w:widowControl w:val="0"/>
        <w:numPr>
          <w:ilvl w:val="0"/>
          <w:numId w:val="15"/>
        </w:numPr>
        <w:tabs>
          <w:tab w:val="left" w:pos="1179"/>
        </w:tabs>
        <w:spacing w:before="183"/>
        <w:jc w:val="both"/>
        <w:rPr>
          <w:rFonts w:ascii="Times New Roman" w:hAnsi="Times New Roman" w:eastAsia="Times New Roman" w:cs="Times New Roman"/>
          <w:b/>
          <w:bCs/>
          <w:i w:val="0"/>
          <w:iCs w:val="0"/>
          <w:color w:val="auto"/>
        </w:rPr>
      </w:pPr>
      <w:r w:rsidRPr="546CAB1D">
        <w:rPr>
          <w:rFonts w:ascii="Times New Roman" w:hAnsi="Times New Roman" w:eastAsia="Times New Roman" w:cs="Times New Roman"/>
          <w:b/>
          <w:bCs/>
          <w:i w:val="0"/>
          <w:iCs w:val="0"/>
          <w:color w:val="auto"/>
        </w:rPr>
        <w:t>Image Classification</w:t>
      </w:r>
    </w:p>
    <w:p w:rsidR="7684FD2D" w:rsidP="546CAB1D" w:rsidRDefault="56636B65" w14:paraId="1A6277D3" w14:textId="7267CAC2">
      <w:pPr>
        <w:widowControl w:val="0"/>
        <w:spacing w:before="24" w:line="259" w:lineRule="auto"/>
        <w:ind w:right="1638"/>
        <w:jc w:val="both"/>
        <w:rPr>
          <w:rFonts w:ascii="Times New Roman" w:hAnsi="Times New Roman" w:eastAsia="Times New Roman" w:cs="Times New Roman"/>
        </w:rPr>
      </w:pPr>
      <w:r w:rsidRPr="546CAB1D">
        <w:rPr>
          <w:rFonts w:ascii="Times New Roman" w:hAnsi="Times New Roman" w:eastAsia="Times New Roman" w:cs="Times New Roman"/>
        </w:rPr>
        <w:t>The application should be able to classify the images provided by the user via camera/local storage using an Image Classification Model.</w:t>
      </w:r>
    </w:p>
    <w:p w:rsidR="7684FD2D" w:rsidP="546CAB1D" w:rsidRDefault="56636B65" w14:paraId="0039B51E" w14:textId="15959C5D">
      <w:pPr>
        <w:pStyle w:val="Heading4"/>
        <w:widowControl w:val="0"/>
        <w:numPr>
          <w:ilvl w:val="0"/>
          <w:numId w:val="13"/>
        </w:numPr>
        <w:tabs>
          <w:tab w:val="left" w:pos="1179"/>
        </w:tabs>
        <w:spacing w:line="275" w:lineRule="exact"/>
        <w:jc w:val="both"/>
        <w:rPr>
          <w:rFonts w:ascii="Times New Roman" w:hAnsi="Times New Roman" w:eastAsia="Times New Roman" w:cs="Times New Roman"/>
          <w:b/>
          <w:bCs/>
          <w:i w:val="0"/>
          <w:iCs w:val="0"/>
          <w:color w:val="auto"/>
        </w:rPr>
      </w:pPr>
      <w:r w:rsidRPr="546CAB1D">
        <w:rPr>
          <w:rFonts w:ascii="Times New Roman" w:hAnsi="Times New Roman" w:eastAsia="Times New Roman" w:cs="Times New Roman"/>
          <w:b/>
          <w:bCs/>
          <w:i w:val="0"/>
          <w:iCs w:val="0"/>
          <w:color w:val="auto"/>
        </w:rPr>
        <w:t>Offline Functionality</w:t>
      </w:r>
    </w:p>
    <w:p w:rsidR="7684FD2D" w:rsidP="546CAB1D" w:rsidRDefault="56636B65" w14:paraId="51785382" w14:textId="16FB07EE">
      <w:pPr>
        <w:widowControl w:val="0"/>
        <w:spacing w:before="22" w:line="259" w:lineRule="auto"/>
        <w:ind w:right="592"/>
        <w:jc w:val="both"/>
        <w:rPr>
          <w:rFonts w:ascii="Times New Roman" w:hAnsi="Times New Roman" w:eastAsia="Times New Roman" w:cs="Times New Roman"/>
        </w:rPr>
      </w:pPr>
      <w:r w:rsidRPr="546CAB1D">
        <w:rPr>
          <w:rFonts w:ascii="Times New Roman" w:hAnsi="Times New Roman" w:eastAsia="Times New Roman" w:cs="Times New Roman"/>
        </w:rPr>
        <w:t>The application should be able to perform image classification without an active internet connection. The application should be able to perform all the functions except uploading data to the Database without an internet connection.</w:t>
      </w:r>
    </w:p>
    <w:p w:rsidR="7684FD2D" w:rsidP="546CAB1D" w:rsidRDefault="56636B65" w14:paraId="29A82695" w14:textId="6344B9DD">
      <w:pPr>
        <w:pStyle w:val="Heading4"/>
        <w:widowControl w:val="0"/>
        <w:numPr>
          <w:ilvl w:val="0"/>
          <w:numId w:val="12"/>
        </w:numPr>
        <w:tabs>
          <w:tab w:val="left" w:pos="1179"/>
        </w:tabs>
        <w:spacing w:line="275" w:lineRule="exact"/>
        <w:jc w:val="both"/>
        <w:rPr>
          <w:rFonts w:ascii="Times New Roman" w:hAnsi="Times New Roman" w:eastAsia="Times New Roman" w:cs="Times New Roman"/>
          <w:b/>
          <w:bCs/>
          <w:i w:val="0"/>
          <w:iCs w:val="0"/>
          <w:color w:val="auto"/>
        </w:rPr>
      </w:pPr>
      <w:r w:rsidRPr="546CAB1D">
        <w:rPr>
          <w:rFonts w:ascii="Times New Roman" w:hAnsi="Times New Roman" w:eastAsia="Times New Roman" w:cs="Times New Roman"/>
          <w:b/>
          <w:bCs/>
          <w:i w:val="0"/>
          <w:iCs w:val="0"/>
          <w:color w:val="auto"/>
        </w:rPr>
        <w:t>Save Results in a Database</w:t>
      </w:r>
    </w:p>
    <w:p w:rsidR="7684FD2D" w:rsidP="546CAB1D" w:rsidRDefault="56636B65" w14:paraId="34D764F4" w14:textId="2F5173E6">
      <w:pPr>
        <w:widowControl w:val="0"/>
        <w:spacing w:before="22"/>
        <w:jc w:val="both"/>
        <w:rPr>
          <w:rFonts w:ascii="Times New Roman" w:hAnsi="Times New Roman" w:eastAsia="Times New Roman" w:cs="Times New Roman"/>
        </w:rPr>
      </w:pPr>
      <w:r w:rsidRPr="546CAB1D">
        <w:rPr>
          <w:rFonts w:ascii="Times New Roman" w:hAnsi="Times New Roman" w:eastAsia="Times New Roman" w:cs="Times New Roman"/>
        </w:rPr>
        <w:t>The application should be able to save the classified results into a Database.</w:t>
      </w:r>
    </w:p>
    <w:p w:rsidR="7684FD2D" w:rsidP="546CAB1D" w:rsidRDefault="56636B65" w14:paraId="2BF0DC51" w14:textId="00DA6B2E">
      <w:pPr>
        <w:pStyle w:val="Heading4"/>
        <w:widowControl w:val="0"/>
        <w:numPr>
          <w:ilvl w:val="0"/>
          <w:numId w:val="11"/>
        </w:numPr>
        <w:tabs>
          <w:tab w:val="left" w:pos="1179"/>
        </w:tabs>
        <w:spacing w:before="21"/>
        <w:jc w:val="both"/>
        <w:rPr>
          <w:rFonts w:ascii="Times New Roman" w:hAnsi="Times New Roman" w:eastAsia="Times New Roman" w:cs="Times New Roman"/>
          <w:b/>
          <w:bCs/>
          <w:i w:val="0"/>
          <w:iCs w:val="0"/>
          <w:color w:val="auto"/>
        </w:rPr>
      </w:pPr>
      <w:r w:rsidRPr="546CAB1D">
        <w:rPr>
          <w:rFonts w:ascii="Times New Roman" w:hAnsi="Times New Roman" w:eastAsia="Times New Roman" w:cs="Times New Roman"/>
          <w:b/>
          <w:bCs/>
          <w:i w:val="0"/>
          <w:iCs w:val="0"/>
          <w:color w:val="auto"/>
        </w:rPr>
        <w:t>Location Services</w:t>
      </w:r>
    </w:p>
    <w:p w:rsidR="7684FD2D" w:rsidP="546CAB1D" w:rsidRDefault="56636B65" w14:paraId="6EC98BB5" w14:textId="132CA010">
      <w:pPr>
        <w:widowControl w:val="0"/>
        <w:rPr>
          <w:rFonts w:ascii="Times New Roman" w:hAnsi="Times New Roman" w:eastAsia="Times New Roman" w:cs="Times New Roman"/>
        </w:rPr>
      </w:pPr>
      <w:r w:rsidRPr="546CAB1D">
        <w:rPr>
          <w:rFonts w:ascii="Times New Roman" w:hAnsi="Times New Roman" w:eastAsia="Times New Roman" w:cs="Times New Roman"/>
          <w:color w:val="000000" w:themeColor="text1"/>
        </w:rPr>
        <w:t>The application should be able to record the obscured geolocation of the device where the classification is performed to record where the sherd was found. The user should be able to edit the location if the found location and classified locations are different.</w:t>
      </w:r>
    </w:p>
    <w:p w:rsidR="7684FD2D" w:rsidP="546CAB1D" w:rsidRDefault="56636B65" w14:paraId="30ABB9D2" w14:textId="0E192117">
      <w:pPr>
        <w:pStyle w:val="Heading4"/>
        <w:widowControl w:val="0"/>
        <w:numPr>
          <w:ilvl w:val="0"/>
          <w:numId w:val="10"/>
        </w:numPr>
        <w:tabs>
          <w:tab w:val="left" w:pos="1179"/>
        </w:tabs>
        <w:spacing w:before="1"/>
        <w:rPr>
          <w:rFonts w:ascii="Times New Roman" w:hAnsi="Times New Roman" w:eastAsia="Times New Roman" w:cs="Times New Roman"/>
          <w:b/>
          <w:bCs/>
          <w:i w:val="0"/>
          <w:iCs w:val="0"/>
          <w:color w:val="auto"/>
        </w:rPr>
      </w:pPr>
      <w:r w:rsidRPr="546CAB1D">
        <w:rPr>
          <w:rFonts w:ascii="Times New Roman" w:hAnsi="Times New Roman" w:eastAsia="Times New Roman" w:cs="Times New Roman"/>
          <w:b/>
          <w:bCs/>
          <w:i w:val="0"/>
          <w:iCs w:val="0"/>
          <w:color w:val="auto"/>
        </w:rPr>
        <w:t>Edit Classification</w:t>
      </w:r>
    </w:p>
    <w:p w:rsidR="7684FD2D" w:rsidP="546CAB1D" w:rsidRDefault="56636B65" w14:paraId="732BDA10" w14:textId="1C4E0C78">
      <w:pPr>
        <w:widowControl w:val="0"/>
        <w:rPr>
          <w:rFonts w:ascii="Times New Roman" w:hAnsi="Times New Roman" w:eastAsia="Times New Roman" w:cs="Times New Roman"/>
          <w:b/>
          <w:bCs/>
        </w:rPr>
      </w:pPr>
      <w:r w:rsidRPr="546CAB1D">
        <w:t>The</w:t>
      </w:r>
      <w:r w:rsidRPr="546CAB1D">
        <w:rPr>
          <w:rFonts w:ascii="Times New Roman" w:hAnsi="Times New Roman" w:eastAsia="Times New Roman" w:cs="Times New Roman"/>
        </w:rPr>
        <w:t xml:space="preserve"> application should be able to edit the classification if a user believes that the classification results produced by the Classification Model are incorrect.</w:t>
      </w:r>
    </w:p>
    <w:p w:rsidR="7684FD2D" w:rsidP="546CAB1D" w:rsidRDefault="56636B65" w14:paraId="6F992CAD" w14:textId="4674B59D">
      <w:pPr>
        <w:pStyle w:val="ListParagraph"/>
        <w:widowControl w:val="0"/>
        <w:numPr>
          <w:ilvl w:val="0"/>
          <w:numId w:val="8"/>
        </w:numPr>
        <w:rPr>
          <w:rFonts w:ascii="Times New Roman" w:hAnsi="Times New Roman" w:eastAsia="Times New Roman" w:cs="Times New Roman"/>
          <w:b/>
          <w:bCs/>
        </w:rPr>
      </w:pPr>
      <w:r w:rsidRPr="546CAB1D">
        <w:rPr>
          <w:rFonts w:ascii="Times New Roman" w:hAnsi="Times New Roman" w:eastAsia="Times New Roman" w:cs="Times New Roman"/>
          <w:b/>
          <w:bCs/>
        </w:rPr>
        <w:t>Feedback Mechanism</w:t>
      </w:r>
    </w:p>
    <w:p w:rsidR="7684FD2D" w:rsidP="546CAB1D" w:rsidRDefault="56636B65" w14:paraId="0ADBE6DE" w14:textId="68FD1305">
      <w:pPr>
        <w:widowControl w:val="0"/>
        <w:rPr>
          <w:rFonts w:ascii="Times New Roman" w:hAnsi="Times New Roman" w:eastAsia="Times New Roman" w:cs="Times New Roman"/>
          <w:b/>
          <w:bCs/>
        </w:rPr>
      </w:pPr>
      <w:r w:rsidRPr="546CAB1D">
        <w:rPr>
          <w:rFonts w:ascii="Times New Roman" w:hAnsi="Times New Roman" w:eastAsia="Times New Roman" w:cs="Times New Roman"/>
        </w:rPr>
        <w:t>Once the model has classified the provided image, the application should be able to show the results with respective confidence levels.</w:t>
      </w:r>
    </w:p>
    <w:p w:rsidR="7684FD2D" w:rsidP="546CAB1D" w:rsidRDefault="56636B65" w14:paraId="4DB88337" w14:textId="79E2DF40">
      <w:pPr>
        <w:pStyle w:val="ListParagraph"/>
        <w:widowControl w:val="0"/>
        <w:numPr>
          <w:ilvl w:val="0"/>
          <w:numId w:val="7"/>
        </w:numPr>
        <w:rPr>
          <w:rFonts w:ascii="Times New Roman" w:hAnsi="Times New Roman" w:eastAsia="Times New Roman" w:cs="Times New Roman"/>
          <w:b/>
          <w:bCs/>
        </w:rPr>
      </w:pPr>
      <w:r w:rsidRPr="546CAB1D">
        <w:rPr>
          <w:rFonts w:ascii="Times New Roman" w:hAnsi="Times New Roman" w:eastAsia="Times New Roman" w:cs="Times New Roman"/>
          <w:b/>
          <w:bCs/>
        </w:rPr>
        <w:t>Offline Data Buffer</w:t>
      </w:r>
    </w:p>
    <w:p w:rsidR="7684FD2D" w:rsidP="546CAB1D" w:rsidRDefault="13209538" w14:paraId="1645750F" w14:textId="3577025D">
      <w:pPr>
        <w:widowControl w:val="0"/>
        <w:rPr>
          <w:rFonts w:ascii="Times New Roman" w:hAnsi="Times New Roman" w:eastAsia="Times New Roman" w:cs="Times New Roman"/>
        </w:rPr>
      </w:pPr>
      <w:r w:rsidRPr="546CAB1D">
        <w:rPr>
          <w:rFonts w:ascii="Times New Roman" w:hAnsi="Times New Roman" w:eastAsia="Times New Roman" w:cs="Times New Roman"/>
        </w:rPr>
        <w:t>The application should be able to classify images. Then, if there is no active internet connection, the application should hold the classified data in a buffer until there is an active internet connection. Once the application detects an active internet connection, the application should be able to upload the results to a database.</w:t>
      </w:r>
    </w:p>
    <w:p w:rsidR="7684FD2D" w:rsidP="546CAB1D" w:rsidRDefault="13209538" w14:paraId="4890EBC4" w14:textId="46EBD5F9">
      <w:pPr>
        <w:widowControl w:val="0"/>
        <w:rPr>
          <w:rFonts w:ascii="Times New Roman" w:hAnsi="Times New Roman" w:eastAsia="Times New Roman" w:cs="Times New Roman"/>
          <w:b/>
          <w:bCs/>
        </w:rPr>
      </w:pPr>
      <w:r w:rsidRPr="546CAB1D">
        <w:rPr>
          <w:rFonts w:ascii="Times New Roman" w:hAnsi="Times New Roman" w:eastAsia="Times New Roman" w:cs="Times New Roman"/>
          <w:b/>
          <w:bCs/>
          <w:sz w:val="28"/>
          <w:szCs w:val="28"/>
        </w:rPr>
        <w:t>1.2</w:t>
      </w:r>
      <w:r w:rsidRPr="546CAB1D" w:rsidR="0B3FDB26">
        <w:rPr>
          <w:rFonts w:ascii="Times New Roman" w:hAnsi="Times New Roman" w:eastAsia="Times New Roman" w:cs="Times New Roman"/>
          <w:b/>
          <w:bCs/>
          <w:sz w:val="28"/>
          <w:szCs w:val="28"/>
        </w:rPr>
        <w:t>.</w:t>
      </w:r>
      <w:r w:rsidRPr="546CAB1D">
        <w:rPr>
          <w:rFonts w:ascii="Times New Roman" w:hAnsi="Times New Roman" w:eastAsia="Times New Roman" w:cs="Times New Roman"/>
          <w:b/>
          <w:bCs/>
          <w:sz w:val="28"/>
          <w:szCs w:val="28"/>
        </w:rPr>
        <w:t xml:space="preserve"> Conveyor Belt:</w:t>
      </w:r>
    </w:p>
    <w:p w:rsidR="7684FD2D" w:rsidP="546CAB1D" w:rsidRDefault="13209538" w14:paraId="74DD4617" w14:textId="62C7FAFE">
      <w:pPr>
        <w:pStyle w:val="ListParagraph"/>
        <w:widowControl w:val="0"/>
        <w:numPr>
          <w:ilvl w:val="0"/>
          <w:numId w:val="6"/>
        </w:numPr>
        <w:rPr>
          <w:rFonts w:ascii="Times New Roman" w:hAnsi="Times New Roman" w:eastAsia="Times New Roman" w:cs="Times New Roman"/>
          <w:b/>
          <w:bCs/>
        </w:rPr>
      </w:pPr>
      <w:r w:rsidRPr="546CAB1D">
        <w:rPr>
          <w:rFonts w:ascii="Times New Roman" w:hAnsi="Times New Roman" w:eastAsia="Times New Roman" w:cs="Times New Roman"/>
          <w:b/>
          <w:bCs/>
        </w:rPr>
        <w:t>Image Classification Automation</w:t>
      </w:r>
    </w:p>
    <w:p w:rsidR="7684FD2D" w:rsidP="546CAB1D" w:rsidRDefault="13209538" w14:paraId="6C28184E" w14:textId="29F79CA0">
      <w:pPr>
        <w:widowControl w:val="0"/>
        <w:rPr>
          <w:rFonts w:ascii="Times New Roman" w:hAnsi="Times New Roman" w:eastAsia="Times New Roman" w:cs="Times New Roman"/>
        </w:rPr>
      </w:pPr>
      <w:r w:rsidRPr="546CAB1D">
        <w:rPr>
          <w:rFonts w:ascii="Times New Roman" w:hAnsi="Times New Roman" w:eastAsia="Times New Roman" w:cs="Times New Roman"/>
        </w:rPr>
        <w:t xml:space="preserve">The application should be able </w:t>
      </w:r>
      <w:r w:rsidRPr="546CAB1D" w:rsidR="3ACC1796">
        <w:rPr>
          <w:rFonts w:ascii="Times New Roman" w:hAnsi="Times New Roman" w:eastAsia="Times New Roman" w:cs="Times New Roman"/>
        </w:rPr>
        <w:t>to help</w:t>
      </w:r>
      <w:r w:rsidRPr="546CAB1D">
        <w:rPr>
          <w:rFonts w:ascii="Times New Roman" w:hAnsi="Times New Roman" w:eastAsia="Times New Roman" w:cs="Times New Roman"/>
        </w:rPr>
        <w:t xml:space="preserve"> automate image classification by saving captured sherd images to a </w:t>
      </w:r>
      <w:r w:rsidRPr="546CAB1D" w:rsidR="392E45C8">
        <w:rPr>
          <w:rFonts w:ascii="Times New Roman" w:hAnsi="Times New Roman" w:eastAsia="Times New Roman" w:cs="Times New Roman"/>
        </w:rPr>
        <w:t>database</w:t>
      </w:r>
      <w:r w:rsidRPr="546CAB1D" w:rsidR="02B6C0AF">
        <w:rPr>
          <w:rFonts w:ascii="Times New Roman" w:hAnsi="Times New Roman" w:eastAsia="Times New Roman" w:cs="Times New Roman"/>
        </w:rPr>
        <w:t>. The</w:t>
      </w:r>
      <w:r w:rsidRPr="546CAB1D">
        <w:rPr>
          <w:rFonts w:ascii="Times New Roman" w:hAnsi="Times New Roman" w:eastAsia="Times New Roman" w:cs="Times New Roman"/>
        </w:rPr>
        <w:t xml:space="preserve"> image class</w:t>
      </w:r>
      <w:r w:rsidRPr="546CAB1D" w:rsidR="09EBC57A">
        <w:rPr>
          <w:rFonts w:ascii="Times New Roman" w:hAnsi="Times New Roman" w:eastAsia="Times New Roman" w:cs="Times New Roman"/>
        </w:rPr>
        <w:t>ifier</w:t>
      </w:r>
      <w:r w:rsidRPr="546CAB1D" w:rsidR="009A0AF1">
        <w:rPr>
          <w:rFonts w:ascii="Times New Roman" w:hAnsi="Times New Roman" w:eastAsia="Times New Roman" w:cs="Times New Roman"/>
        </w:rPr>
        <w:t xml:space="preserve"> can </w:t>
      </w:r>
      <w:r w:rsidRPr="546CAB1D" w:rsidR="78EE8910">
        <w:rPr>
          <w:rFonts w:ascii="Times New Roman" w:hAnsi="Times New Roman" w:eastAsia="Times New Roman" w:cs="Times New Roman"/>
        </w:rPr>
        <w:t xml:space="preserve">then </w:t>
      </w:r>
      <w:r w:rsidRPr="546CAB1D" w:rsidR="009A0AF1">
        <w:rPr>
          <w:rFonts w:ascii="Times New Roman" w:hAnsi="Times New Roman" w:eastAsia="Times New Roman" w:cs="Times New Roman"/>
        </w:rPr>
        <w:t>be configured to use data from the database.</w:t>
      </w:r>
    </w:p>
    <w:p w:rsidR="7684FD2D" w:rsidP="546CAB1D" w:rsidRDefault="48CAE898" w14:paraId="08A70F48" w14:textId="3381BC4A">
      <w:pPr>
        <w:pStyle w:val="ListParagraph"/>
        <w:widowControl w:val="0"/>
        <w:numPr>
          <w:ilvl w:val="0"/>
          <w:numId w:val="5"/>
        </w:numPr>
        <w:rPr>
          <w:rFonts w:ascii="Times New Roman" w:hAnsi="Times New Roman" w:eastAsia="Times New Roman" w:cs="Times New Roman"/>
          <w:b/>
          <w:bCs/>
        </w:rPr>
      </w:pPr>
      <w:r w:rsidRPr="546CAB1D">
        <w:rPr>
          <w:rFonts w:ascii="Times New Roman" w:hAnsi="Times New Roman" w:eastAsia="Times New Roman" w:cs="Times New Roman"/>
          <w:b/>
          <w:bCs/>
        </w:rPr>
        <w:t>Bulk Image Processing</w:t>
      </w:r>
    </w:p>
    <w:p w:rsidR="7684FD2D" w:rsidP="546CAB1D" w:rsidRDefault="48CAE898" w14:paraId="348DA652" w14:textId="17C2B07E">
      <w:pPr>
        <w:widowControl w:val="0"/>
        <w:rPr>
          <w:rFonts w:ascii="Times New Roman" w:hAnsi="Times New Roman" w:eastAsia="Times New Roman" w:cs="Times New Roman"/>
        </w:rPr>
      </w:pPr>
      <w:r w:rsidRPr="546CAB1D">
        <w:rPr>
          <w:rFonts w:ascii="Times New Roman" w:hAnsi="Times New Roman" w:eastAsia="Times New Roman" w:cs="Times New Roman"/>
        </w:rPr>
        <w:t>The application should be able to process multiple pieces of sherds passing through a conveyor belt</w:t>
      </w:r>
      <w:r w:rsidRPr="546CAB1D" w:rsidR="56636B65">
        <w:rPr>
          <w:rFonts w:ascii="Times New Roman" w:hAnsi="Times New Roman" w:eastAsia="Times New Roman" w:cs="Times New Roman"/>
        </w:rPr>
        <w:t>.</w:t>
      </w:r>
    </w:p>
    <w:p w:rsidR="7684FD2D" w:rsidP="546CAB1D" w:rsidRDefault="10A0BA1A" w14:paraId="133C84F8" w14:textId="4542A657">
      <w:pPr>
        <w:pStyle w:val="ListParagraph"/>
        <w:widowControl w:val="0"/>
        <w:numPr>
          <w:ilvl w:val="0"/>
          <w:numId w:val="4"/>
        </w:numPr>
        <w:rPr>
          <w:rFonts w:ascii="Times New Roman" w:hAnsi="Times New Roman" w:eastAsia="Times New Roman" w:cs="Times New Roman"/>
        </w:rPr>
      </w:pPr>
      <w:r w:rsidRPr="546CAB1D">
        <w:rPr>
          <w:rFonts w:ascii="Times New Roman" w:hAnsi="Times New Roman" w:eastAsia="Times New Roman" w:cs="Times New Roman"/>
          <w:b/>
          <w:bCs/>
        </w:rPr>
        <w:t>Real-Time Processing</w:t>
      </w:r>
    </w:p>
    <w:p w:rsidR="7684FD2D" w:rsidP="546CAB1D" w:rsidRDefault="378AEBCE" w14:paraId="4F6855CE" w14:textId="20A7DA7D">
      <w:pPr>
        <w:widowControl w:val="0"/>
        <w:spacing w:before="22" w:line="259" w:lineRule="auto"/>
        <w:ind w:right="535"/>
        <w:rPr>
          <w:rFonts w:ascii="Times New Roman" w:hAnsi="Times New Roman" w:eastAsia="Times New Roman" w:cs="Times New Roman"/>
        </w:rPr>
      </w:pPr>
      <w:r w:rsidRPr="546CAB1D">
        <w:rPr>
          <w:rFonts w:ascii="Times New Roman" w:hAnsi="Times New Roman" w:eastAsia="Times New Roman" w:cs="Times New Roman"/>
        </w:rPr>
        <w:t>The application should be able to process images of sherds passing through the conveyor belt in real time to keep up with objects moving in the conveyor belt continuously.</w:t>
      </w:r>
    </w:p>
    <w:p w:rsidR="7684FD2D" w:rsidP="546CAB1D" w:rsidRDefault="2A800FF8" w14:paraId="5BF545C9" w14:textId="2F190CD6">
      <w:pPr>
        <w:pStyle w:val="ListParagraph"/>
        <w:widowControl w:val="0"/>
        <w:numPr>
          <w:ilvl w:val="0"/>
          <w:numId w:val="3"/>
        </w:numPr>
        <w:spacing w:before="190" w:line="259" w:lineRule="auto"/>
        <w:ind w:right="535"/>
        <w:rPr>
          <w:rFonts w:ascii="Times New Roman" w:hAnsi="Times New Roman" w:eastAsia="Times New Roman" w:cs="Times New Roman"/>
          <w:b/>
          <w:bCs/>
        </w:rPr>
      </w:pPr>
      <w:r w:rsidRPr="546CAB1D">
        <w:rPr>
          <w:rFonts w:ascii="Times New Roman" w:hAnsi="Times New Roman" w:eastAsia="Times New Roman" w:cs="Times New Roman"/>
          <w:b/>
          <w:bCs/>
        </w:rPr>
        <w:t>Bulk Data Output</w:t>
      </w:r>
    </w:p>
    <w:p w:rsidR="7684FD2D" w:rsidP="546CAB1D" w:rsidRDefault="2A800FF8" w14:paraId="4F2386AC" w14:textId="7DE288D1">
      <w:pPr>
        <w:widowControl w:val="0"/>
        <w:spacing w:before="22" w:line="259" w:lineRule="auto"/>
        <w:ind w:right="535"/>
        <w:rPr>
          <w:rFonts w:ascii="Times New Roman" w:hAnsi="Times New Roman" w:eastAsia="Times New Roman" w:cs="Times New Roman"/>
        </w:rPr>
      </w:pPr>
      <w:r w:rsidRPr="546CAB1D">
        <w:rPr>
          <w:rFonts w:ascii="Times New Roman" w:hAnsi="Times New Roman" w:eastAsia="Times New Roman" w:cs="Times New Roman"/>
        </w:rPr>
        <w:t>The application should be able to output all the results of sherds classified in one session into an appropriate data file format.</w:t>
      </w:r>
    </w:p>
    <w:p w:rsidR="7684FD2D" w:rsidP="546CAB1D" w:rsidRDefault="7684FD2D" w14:paraId="2330397C" w14:textId="333E7A98">
      <w:pPr>
        <w:widowControl w:val="0"/>
        <w:spacing w:before="22" w:line="259" w:lineRule="auto"/>
        <w:ind w:right="535"/>
        <w:rPr>
          <w:rFonts w:ascii="Times New Roman" w:hAnsi="Times New Roman" w:eastAsia="Times New Roman" w:cs="Times New Roman"/>
        </w:rPr>
      </w:pPr>
    </w:p>
    <w:p w:rsidR="7684FD2D" w:rsidP="546CAB1D" w:rsidRDefault="2A800FF8" w14:paraId="42D85F2E" w14:textId="62BDB937">
      <w:pPr>
        <w:pStyle w:val="ListParagraph"/>
        <w:widowControl w:val="0"/>
        <w:numPr>
          <w:ilvl w:val="0"/>
          <w:numId w:val="2"/>
        </w:numPr>
        <w:spacing w:before="22" w:line="259" w:lineRule="auto"/>
        <w:ind w:right="535"/>
        <w:rPr>
          <w:rFonts w:ascii="Times New Roman" w:hAnsi="Times New Roman" w:eastAsia="Times New Roman" w:cs="Times New Roman"/>
        </w:rPr>
      </w:pPr>
      <w:r w:rsidRPr="546CAB1D">
        <w:rPr>
          <w:rFonts w:ascii="Times New Roman" w:hAnsi="Times New Roman" w:eastAsia="Times New Roman" w:cs="Times New Roman"/>
          <w:b/>
          <w:bCs/>
        </w:rPr>
        <w:t>Image Pre-Processing</w:t>
      </w:r>
    </w:p>
    <w:p w:rsidR="7684FD2D" w:rsidP="546CAB1D" w:rsidRDefault="2A800FF8" w14:paraId="15E1B75A" w14:textId="09E86838">
      <w:pPr>
        <w:widowControl w:val="0"/>
        <w:spacing w:before="21" w:line="259" w:lineRule="auto"/>
        <w:ind w:right="535"/>
        <w:rPr>
          <w:rFonts w:ascii="Times New Roman" w:hAnsi="Times New Roman" w:eastAsia="Times New Roman" w:cs="Times New Roman"/>
        </w:rPr>
      </w:pPr>
      <w:r w:rsidRPr="546CAB1D">
        <w:rPr>
          <w:rFonts w:ascii="Times New Roman" w:hAnsi="Times New Roman" w:eastAsia="Times New Roman" w:cs="Times New Roman"/>
        </w:rPr>
        <w:t>The application should be able to pre-process the images before classification to ensure improved accuracy and consistency.</w:t>
      </w:r>
    </w:p>
    <w:p w:rsidR="7684FD2D" w:rsidP="546CAB1D" w:rsidRDefault="1973200E" w14:paraId="633A2E5F" w14:textId="6DD2D518">
      <w:pPr>
        <w:widowControl w:val="0"/>
        <w:spacing w:before="22" w:line="259" w:lineRule="auto"/>
        <w:ind w:right="535"/>
        <w:rPr>
          <w:rFonts w:ascii="Times New Roman" w:hAnsi="Times New Roman" w:eastAsia="Times New Roman" w:cs="Times New Roman"/>
          <w:b/>
          <w:bCs/>
        </w:rPr>
      </w:pPr>
      <w:r w:rsidRPr="546CAB1D">
        <w:rPr>
          <w:rFonts w:ascii="Times New Roman" w:hAnsi="Times New Roman" w:eastAsia="Times New Roman" w:cs="Times New Roman"/>
          <w:b/>
          <w:bCs/>
          <w:sz w:val="28"/>
          <w:szCs w:val="28"/>
        </w:rPr>
        <w:t>1.3</w:t>
      </w:r>
      <w:r w:rsidRPr="546CAB1D" w:rsidR="5A55BA62">
        <w:rPr>
          <w:rFonts w:ascii="Times New Roman" w:hAnsi="Times New Roman" w:eastAsia="Times New Roman" w:cs="Times New Roman"/>
          <w:b/>
          <w:bCs/>
          <w:sz w:val="28"/>
          <w:szCs w:val="28"/>
        </w:rPr>
        <w:t>.</w:t>
      </w:r>
      <w:r w:rsidRPr="546CAB1D">
        <w:rPr>
          <w:rFonts w:ascii="Times New Roman" w:hAnsi="Times New Roman" w:eastAsia="Times New Roman" w:cs="Times New Roman"/>
          <w:b/>
          <w:bCs/>
          <w:sz w:val="28"/>
          <w:szCs w:val="28"/>
        </w:rPr>
        <w:t xml:space="preserve"> Image Classification Model</w:t>
      </w:r>
    </w:p>
    <w:p w:rsidR="7684FD2D" w:rsidP="546CAB1D" w:rsidRDefault="1973200E" w14:paraId="3BC94AAA" w14:textId="4F79D9FC">
      <w:pPr>
        <w:pStyle w:val="ListParagraph"/>
        <w:widowControl w:val="0"/>
        <w:numPr>
          <w:ilvl w:val="0"/>
          <w:numId w:val="1"/>
        </w:numPr>
        <w:spacing w:before="22" w:line="259" w:lineRule="auto"/>
        <w:ind w:right="535"/>
        <w:rPr>
          <w:rFonts w:ascii="Times New Roman" w:hAnsi="Times New Roman" w:eastAsia="Times New Roman" w:cs="Times New Roman"/>
          <w:b/>
          <w:bCs/>
        </w:rPr>
      </w:pPr>
      <w:r w:rsidRPr="546CAB1D">
        <w:rPr>
          <w:rFonts w:ascii="Times New Roman" w:hAnsi="Times New Roman" w:eastAsia="Times New Roman" w:cs="Times New Roman"/>
          <w:b/>
          <w:bCs/>
        </w:rPr>
        <w:t>Sherd Classification with highest practical accuracy</w:t>
      </w:r>
    </w:p>
    <w:p w:rsidR="1973200E" w:rsidP="3246C411" w:rsidRDefault="1973200E" w14:paraId="7787D9C3" w14:textId="084AEF72">
      <w:pPr>
        <w:widowControl w:val="0"/>
        <w:spacing w:before="21"/>
        <w:rPr>
          <w:del w:author="Kimberly Allison" w:date="2024-09-27T07:12:54.586Z" w16du:dateUtc="2024-09-27T07:12:54.586Z" w:id="1665314659"/>
          <w:rFonts w:ascii="Times New Roman" w:hAnsi="Times New Roman" w:eastAsia="Times New Roman" w:cs="Times New Roman"/>
        </w:rPr>
      </w:pPr>
      <w:r w:rsidRPr="3246C411" w:rsidR="1973200E">
        <w:rPr>
          <w:rFonts w:ascii="Times New Roman" w:hAnsi="Times New Roman" w:eastAsia="Times New Roman" w:cs="Times New Roman"/>
        </w:rPr>
        <w:t xml:space="preserve">The image classification model needs to accurately </w:t>
      </w:r>
      <w:r w:rsidRPr="3246C411" w:rsidR="1973200E">
        <w:rPr>
          <w:rFonts w:ascii="Times New Roman" w:hAnsi="Times New Roman" w:eastAsia="Times New Roman" w:cs="Times New Roman"/>
        </w:rPr>
        <w:t>identify</w:t>
      </w:r>
      <w:r w:rsidRPr="3246C411" w:rsidR="1973200E">
        <w:rPr>
          <w:rFonts w:ascii="Times New Roman" w:hAnsi="Times New Roman" w:eastAsia="Times New Roman" w:cs="Times New Roman"/>
        </w:rPr>
        <w:t xml:space="preserve"> sherds from images. To do this each potential model needs to be trained </w:t>
      </w:r>
      <w:r w:rsidRPr="3246C411" w:rsidR="1973200E">
        <w:rPr>
          <w:rFonts w:ascii="Times New Roman" w:hAnsi="Times New Roman" w:eastAsia="Times New Roman" w:cs="Times New Roman"/>
        </w:rPr>
        <w:t>on</w:t>
      </w:r>
      <w:r w:rsidRPr="3246C411" w:rsidR="1973200E">
        <w:rPr>
          <w:rFonts w:ascii="Times New Roman" w:hAnsi="Times New Roman" w:eastAsia="Times New Roman" w:cs="Times New Roman"/>
        </w:rPr>
        <w:t xml:space="preserve"> images of sherds. These images need to be </w:t>
      </w:r>
      <w:r w:rsidRPr="3246C411" w:rsidR="1973200E">
        <w:rPr>
          <w:rFonts w:ascii="Times New Roman" w:hAnsi="Times New Roman" w:eastAsia="Times New Roman" w:cs="Times New Roman"/>
        </w:rPr>
        <w:t>modified</w:t>
      </w:r>
      <w:r w:rsidRPr="3246C411" w:rsidR="1973200E">
        <w:rPr>
          <w:rFonts w:ascii="Times New Roman" w:hAnsi="Times New Roman" w:eastAsia="Times New Roman" w:cs="Times New Roman"/>
        </w:rPr>
        <w:t xml:space="preserve"> to suit the specific model requirements. For example, CNN models need the training data to be a set resolution usually much smaller than modern resolutions or else training fails</w:t>
      </w:r>
      <w:ins w:author="Kimberly Allison" w:date="2024-09-27T07:11:20.777Z" w:id="564418560">
        <w:r w:rsidRPr="3246C411" w:rsidR="3E45AB87">
          <w:rPr>
            <w:rFonts w:ascii="Times New Roman" w:hAnsi="Times New Roman" w:eastAsia="Times New Roman" w:cs="Times New Roman"/>
          </w:rPr>
          <w:t>.</w:t>
        </w:r>
      </w:ins>
    </w:p>
    <w:p w:rsidR="008131CF" w:rsidP="004A3070" w:rsidRDefault="008131CF" w14:paraId="46AB6573" w14:textId="7F58BE40">
      <w:pPr>
        <w:rPr>
          <w:rFonts w:ascii="Times New Roman" w:hAnsi="Times New Roman" w:cs="Times New Roman"/>
          <w:b/>
          <w:bCs/>
          <w:sz w:val="36"/>
          <w:szCs w:val="36"/>
        </w:rPr>
      </w:pPr>
      <w:r w:rsidRPr="008131CF">
        <w:rPr>
          <w:rFonts w:ascii="Times New Roman" w:hAnsi="Times New Roman" w:cs="Times New Roman"/>
          <w:b/>
          <w:bCs/>
          <w:sz w:val="36"/>
          <w:szCs w:val="36"/>
        </w:rPr>
        <w:t>2. Implementation Overview</w:t>
      </w:r>
    </w:p>
    <w:p w:rsidRPr="006A0B8C" w:rsidR="00475827" w:rsidP="004A3070" w:rsidRDefault="006A0B8C" w14:paraId="3C5E1745" w14:textId="2B56D962">
      <w:pPr>
        <w:ind w:firstLine="720"/>
        <w:rPr>
          <w:rFonts w:ascii="Times New Roman" w:hAnsi="Times New Roman" w:cs="Times New Roman"/>
        </w:rPr>
      </w:pPr>
      <w:r>
        <w:rPr>
          <w:rFonts w:ascii="Times New Roman" w:hAnsi="Times New Roman" w:cs="Times New Roman"/>
        </w:rPr>
        <w:t xml:space="preserve">Team CRAFT has been </w:t>
      </w:r>
      <w:r w:rsidR="00B50366">
        <w:rPr>
          <w:rFonts w:ascii="Times New Roman" w:hAnsi="Times New Roman" w:cs="Times New Roman"/>
        </w:rPr>
        <w:t xml:space="preserve">meticulously working on plans to implement </w:t>
      </w:r>
      <w:r w:rsidR="001F7E06">
        <w:rPr>
          <w:rFonts w:ascii="Times New Roman" w:hAnsi="Times New Roman" w:cs="Times New Roman"/>
        </w:rPr>
        <w:t xml:space="preserve">the requirements drafted earlier with our </w:t>
      </w:r>
      <w:r w:rsidR="00B50366">
        <w:rPr>
          <w:rFonts w:ascii="Times New Roman" w:hAnsi="Times New Roman" w:cs="Times New Roman"/>
        </w:rPr>
        <w:t xml:space="preserve">sponsor </w:t>
      </w:r>
      <w:r w:rsidRPr="00B50366" w:rsidR="00B50366">
        <w:rPr>
          <w:rFonts w:ascii="Times New Roman" w:hAnsi="Times New Roman" w:cs="Times New Roman"/>
        </w:rPr>
        <w:t>Dr. Leszek Pawlowicz</w:t>
      </w:r>
      <w:r w:rsidR="001F7E06">
        <w:rPr>
          <w:rFonts w:ascii="Times New Roman" w:hAnsi="Times New Roman" w:cs="Times New Roman"/>
        </w:rPr>
        <w:t xml:space="preserve">. Our implementation can be divided into smaller subprojects that </w:t>
      </w:r>
      <w:r w:rsidRPr="03EBE7BD" w:rsidR="239BD2F1">
        <w:rPr>
          <w:rFonts w:ascii="Times New Roman" w:hAnsi="Times New Roman" w:cs="Times New Roman"/>
        </w:rPr>
        <w:t>are</w:t>
      </w:r>
      <w:r w:rsidRPr="03EBE7BD" w:rsidR="23D90658">
        <w:rPr>
          <w:rFonts w:ascii="Times New Roman" w:hAnsi="Times New Roman" w:cs="Times New Roman"/>
        </w:rPr>
        <w:t xml:space="preserve"> connected.</w:t>
      </w:r>
      <w:r w:rsidR="001F7E06">
        <w:rPr>
          <w:rFonts w:ascii="Times New Roman" w:hAnsi="Times New Roman" w:cs="Times New Roman"/>
        </w:rPr>
        <w:t xml:space="preserve"> </w:t>
      </w:r>
      <w:r w:rsidR="00592B59">
        <w:rPr>
          <w:rFonts w:ascii="Times New Roman" w:hAnsi="Times New Roman" w:cs="Times New Roman"/>
        </w:rPr>
        <w:t xml:space="preserve">Team CRAFT’s envisioned solution is to provide an accessible and consistent baseline for sherd classification </w:t>
      </w:r>
      <w:r w:rsidR="00704B90">
        <w:rPr>
          <w:rFonts w:ascii="Times New Roman" w:hAnsi="Times New Roman" w:cs="Times New Roman"/>
        </w:rPr>
        <w:t xml:space="preserve">for mobile and desktop applications </w:t>
      </w:r>
      <w:r w:rsidR="005C6EDB">
        <w:rPr>
          <w:rFonts w:ascii="Times New Roman" w:hAnsi="Times New Roman" w:cs="Times New Roman"/>
        </w:rPr>
        <w:t>with the help of custom</w:t>
      </w:r>
      <w:r w:rsidR="00D80643">
        <w:rPr>
          <w:rFonts w:ascii="Times New Roman" w:hAnsi="Times New Roman" w:cs="Times New Roman"/>
        </w:rPr>
        <w:t>-</w:t>
      </w:r>
      <w:r w:rsidR="005C6EDB">
        <w:rPr>
          <w:rFonts w:ascii="Times New Roman" w:hAnsi="Times New Roman" w:cs="Times New Roman"/>
        </w:rPr>
        <w:t>trained deep learning models.</w:t>
      </w:r>
      <w:r w:rsidR="00475827">
        <w:rPr>
          <w:rFonts w:ascii="Times New Roman" w:hAnsi="Times New Roman" w:cs="Times New Roman"/>
        </w:rPr>
        <w:t xml:space="preserve"> </w:t>
      </w:r>
    </w:p>
    <w:p w:rsidR="00727573" w:rsidP="004A3070" w:rsidRDefault="008131CF" w14:paraId="25E85B09" w14:textId="2771392B">
      <w:pPr>
        <w:rPr>
          <w:rFonts w:ascii="Times New Roman" w:hAnsi="Times New Roman" w:cs="Times New Roman"/>
          <w:b/>
          <w:bCs/>
          <w:sz w:val="32"/>
          <w:szCs w:val="32"/>
        </w:rPr>
      </w:pPr>
      <w:r>
        <w:rPr>
          <w:rFonts w:ascii="Times New Roman" w:hAnsi="Times New Roman" w:cs="Times New Roman"/>
          <w:b/>
          <w:bCs/>
          <w:sz w:val="32"/>
          <w:szCs w:val="32"/>
        </w:rPr>
        <w:t>2.1</w:t>
      </w:r>
      <w:r w:rsidR="000055EA">
        <w:rPr>
          <w:rFonts w:ascii="Times New Roman" w:hAnsi="Times New Roman" w:cs="Times New Roman"/>
          <w:b/>
          <w:bCs/>
          <w:sz w:val="32"/>
          <w:szCs w:val="32"/>
        </w:rPr>
        <w:t>.</w:t>
      </w:r>
      <w:r>
        <w:rPr>
          <w:rFonts w:ascii="Times New Roman" w:hAnsi="Times New Roman" w:cs="Times New Roman"/>
          <w:b/>
          <w:bCs/>
          <w:sz w:val="32"/>
          <w:szCs w:val="32"/>
        </w:rPr>
        <w:t xml:space="preserve"> Mobile App</w:t>
      </w:r>
    </w:p>
    <w:p w:rsidR="00DD3AAB" w:rsidP="546CAB1D" w:rsidRDefault="00444636" w14:paraId="7B29781A" w14:textId="77710DA4">
      <w:pPr>
        <w:ind w:firstLine="720"/>
        <w:rPr>
          <w:rFonts w:ascii="Times New Roman" w:hAnsi="Times New Roman" w:cs="Times New Roman"/>
        </w:rPr>
      </w:pPr>
      <w:r w:rsidRPr="546CAB1D">
        <w:rPr>
          <w:rFonts w:ascii="Times New Roman" w:hAnsi="Times New Roman" w:cs="Times New Roman"/>
        </w:rPr>
        <w:t>Team CRAFT's mobile app is designed with the workflow of researchers in mind, providing a seamless experience for those working in the field. The app enables researchers to utilize our deep learning model directly from their phones, even in remote locations without internet connectivity. This functionality ensures that research can continue uninterrupted, making it a valuable tool for fieldwork in various environments.</w:t>
      </w:r>
      <w:r w:rsidRPr="546CAB1D" w:rsidR="00F27962">
        <w:rPr>
          <w:rFonts w:ascii="Times New Roman" w:hAnsi="Times New Roman" w:cs="Times New Roman"/>
        </w:rPr>
        <w:t xml:space="preserve"> The app aims to help field researchers </w:t>
      </w:r>
      <w:r w:rsidRPr="546CAB1D" w:rsidR="745400D1">
        <w:rPr>
          <w:rFonts w:ascii="Times New Roman" w:hAnsi="Times New Roman" w:eastAsia="Times New Roman" w:cs="Times New Roman"/>
        </w:rPr>
        <w:t>consistently classify and properly document the sherds that they find during their fieldwork.</w:t>
      </w:r>
    </w:p>
    <w:p w:rsidR="00072FF2" w:rsidP="004A3070" w:rsidRDefault="003B20F1" w14:paraId="3BE7CB0B" w14:textId="317C1AFB">
      <w:pPr>
        <w:ind w:firstLine="720"/>
        <w:rPr>
          <w:rFonts w:ascii="Times New Roman" w:hAnsi="Times New Roman" w:cs="Times New Roman"/>
        </w:rPr>
      </w:pPr>
      <w:r>
        <w:rPr>
          <w:rFonts w:ascii="Times New Roman" w:hAnsi="Times New Roman" w:cs="Times New Roman"/>
        </w:rPr>
        <w:t xml:space="preserve">For the mobile app, team CRAFT </w:t>
      </w:r>
      <w:r w:rsidR="00FE263F">
        <w:rPr>
          <w:rFonts w:ascii="Times New Roman" w:hAnsi="Times New Roman" w:cs="Times New Roman"/>
        </w:rPr>
        <w:t>decided</w:t>
      </w:r>
      <w:r w:rsidR="00282871">
        <w:rPr>
          <w:rFonts w:ascii="Times New Roman" w:hAnsi="Times New Roman" w:cs="Times New Roman"/>
        </w:rPr>
        <w:t xml:space="preserve"> to create a cross</w:t>
      </w:r>
      <w:r w:rsidR="006C26FB">
        <w:rPr>
          <w:rFonts w:ascii="Times New Roman" w:hAnsi="Times New Roman" w:cs="Times New Roman"/>
        </w:rPr>
        <w:t>-</w:t>
      </w:r>
      <w:r w:rsidR="00282871">
        <w:rPr>
          <w:rFonts w:ascii="Times New Roman" w:hAnsi="Times New Roman" w:cs="Times New Roman"/>
        </w:rPr>
        <w:t xml:space="preserve">platform mobile application, which will </w:t>
      </w:r>
      <w:r w:rsidR="00FE263F">
        <w:rPr>
          <w:rFonts w:ascii="Times New Roman" w:hAnsi="Times New Roman" w:cs="Times New Roman"/>
        </w:rPr>
        <w:t>use the</w:t>
      </w:r>
      <w:r w:rsidR="00282871">
        <w:rPr>
          <w:rFonts w:ascii="Times New Roman" w:hAnsi="Times New Roman" w:cs="Times New Roman"/>
        </w:rPr>
        <w:t xml:space="preserve"> integrate</w:t>
      </w:r>
      <w:r w:rsidR="00FE263F">
        <w:rPr>
          <w:rFonts w:ascii="Times New Roman" w:hAnsi="Times New Roman" w:cs="Times New Roman"/>
        </w:rPr>
        <w:t>d</w:t>
      </w:r>
      <w:r w:rsidR="00282871">
        <w:rPr>
          <w:rFonts w:ascii="Times New Roman" w:hAnsi="Times New Roman" w:cs="Times New Roman"/>
        </w:rPr>
        <w:t xml:space="preserve"> deep learning model to </w:t>
      </w:r>
      <w:r w:rsidR="00111228">
        <w:rPr>
          <w:rFonts w:ascii="Times New Roman" w:hAnsi="Times New Roman" w:cs="Times New Roman"/>
        </w:rPr>
        <w:t>consistently identify sherds</w:t>
      </w:r>
      <w:r w:rsidR="00EA525F">
        <w:rPr>
          <w:rFonts w:ascii="Times New Roman" w:hAnsi="Times New Roman" w:cs="Times New Roman"/>
        </w:rPr>
        <w:t xml:space="preserve"> regardless</w:t>
      </w:r>
      <w:r w:rsidR="00773740">
        <w:rPr>
          <w:rFonts w:ascii="Times New Roman" w:hAnsi="Times New Roman" w:cs="Times New Roman"/>
        </w:rPr>
        <w:t xml:space="preserve"> of connectivity to the internet</w:t>
      </w:r>
      <w:r w:rsidR="00111228">
        <w:rPr>
          <w:rFonts w:ascii="Times New Roman" w:hAnsi="Times New Roman" w:cs="Times New Roman"/>
        </w:rPr>
        <w:t xml:space="preserve">. The app aims to </w:t>
      </w:r>
      <w:r w:rsidR="00046A7C">
        <w:rPr>
          <w:rFonts w:ascii="Times New Roman" w:hAnsi="Times New Roman" w:cs="Times New Roman"/>
        </w:rPr>
        <w:t>create a</w:t>
      </w:r>
      <w:r w:rsidR="002905C3">
        <w:rPr>
          <w:rFonts w:ascii="Times New Roman" w:hAnsi="Times New Roman" w:cs="Times New Roman"/>
        </w:rPr>
        <w:t xml:space="preserve">n intuitive </w:t>
      </w:r>
      <w:r w:rsidR="002B7041">
        <w:rPr>
          <w:rFonts w:ascii="Times New Roman" w:hAnsi="Times New Roman" w:cs="Times New Roman"/>
        </w:rPr>
        <w:t xml:space="preserve">cross-platform </w:t>
      </w:r>
      <w:r w:rsidR="002905C3">
        <w:rPr>
          <w:rFonts w:ascii="Times New Roman" w:hAnsi="Times New Roman" w:cs="Times New Roman"/>
        </w:rPr>
        <w:t>UI</w:t>
      </w:r>
      <w:r w:rsidR="002B7041">
        <w:rPr>
          <w:rFonts w:ascii="Times New Roman" w:hAnsi="Times New Roman" w:cs="Times New Roman"/>
        </w:rPr>
        <w:t>/UX</w:t>
      </w:r>
      <w:r w:rsidR="002905C3">
        <w:rPr>
          <w:rFonts w:ascii="Times New Roman" w:hAnsi="Times New Roman" w:cs="Times New Roman"/>
        </w:rPr>
        <w:t xml:space="preserve"> using Flutter</w:t>
      </w:r>
      <w:r w:rsidR="007F1241">
        <w:rPr>
          <w:rFonts w:ascii="Times New Roman" w:hAnsi="Times New Roman" w:cs="Times New Roman"/>
        </w:rPr>
        <w:t>. It will</w:t>
      </w:r>
      <w:r w:rsidR="0010358A">
        <w:rPr>
          <w:rFonts w:ascii="Times New Roman" w:hAnsi="Times New Roman" w:cs="Times New Roman"/>
        </w:rPr>
        <w:t xml:space="preserve"> use Firebase for </w:t>
      </w:r>
      <w:r w:rsidR="00902A1F">
        <w:rPr>
          <w:rFonts w:ascii="Times New Roman" w:hAnsi="Times New Roman" w:cs="Times New Roman"/>
        </w:rPr>
        <w:t xml:space="preserve">all cloud functionalities, especially </w:t>
      </w:r>
      <w:r w:rsidR="0010358A">
        <w:rPr>
          <w:rFonts w:ascii="Times New Roman" w:hAnsi="Times New Roman" w:cs="Times New Roman"/>
        </w:rPr>
        <w:t>database and authentication</w:t>
      </w:r>
      <w:r w:rsidR="00166024">
        <w:rPr>
          <w:rFonts w:ascii="Times New Roman" w:hAnsi="Times New Roman" w:cs="Times New Roman"/>
        </w:rPr>
        <w:t>.</w:t>
      </w:r>
      <w:r w:rsidR="00072FF2">
        <w:rPr>
          <w:rFonts w:ascii="Times New Roman" w:hAnsi="Times New Roman" w:cs="Times New Roman"/>
        </w:rPr>
        <w:t xml:space="preserve"> Further details about these </w:t>
      </w:r>
      <w:r w:rsidR="005C1DC3">
        <w:rPr>
          <w:rFonts w:ascii="Times New Roman" w:hAnsi="Times New Roman" w:cs="Times New Roman"/>
        </w:rPr>
        <w:t>frameworks/tools are listed below:</w:t>
      </w:r>
    </w:p>
    <w:p w:rsidR="005C1DC3" w:rsidP="004A3070" w:rsidRDefault="005C1DC3" w14:paraId="4DD7D647" w14:textId="7E178506">
      <w:pPr>
        <w:pStyle w:val="ListParagraph"/>
        <w:numPr>
          <w:ilvl w:val="0"/>
          <w:numId w:val="25"/>
        </w:numPr>
        <w:rPr>
          <w:rFonts w:ascii="Times New Roman" w:hAnsi="Times New Roman" w:cs="Times New Roman"/>
        </w:rPr>
      </w:pPr>
      <w:r w:rsidRPr="546CAB1D">
        <w:rPr>
          <w:rFonts w:ascii="Times New Roman" w:hAnsi="Times New Roman" w:cs="Times New Roman"/>
          <w:b/>
          <w:bCs/>
        </w:rPr>
        <w:t>Flutter:</w:t>
      </w:r>
      <w:r w:rsidRPr="546CAB1D">
        <w:rPr>
          <w:rFonts w:ascii="Times New Roman" w:hAnsi="Times New Roman" w:cs="Times New Roman"/>
        </w:rPr>
        <w:t xml:space="preserve"> Flutter </w:t>
      </w:r>
      <w:r w:rsidRPr="546CAB1D" w:rsidR="00486EEE">
        <w:rPr>
          <w:rFonts w:ascii="Times New Roman" w:hAnsi="Times New Roman" w:cs="Times New Roman"/>
        </w:rPr>
        <w:t>is</w:t>
      </w:r>
      <w:r w:rsidRPr="546CAB1D">
        <w:rPr>
          <w:rFonts w:ascii="Times New Roman" w:hAnsi="Times New Roman" w:cs="Times New Roman"/>
        </w:rPr>
        <w:t xml:space="preserve"> a cross</w:t>
      </w:r>
      <w:r w:rsidRPr="546CAB1D" w:rsidR="000A192D">
        <w:rPr>
          <w:rFonts w:ascii="Times New Roman" w:hAnsi="Times New Roman" w:cs="Times New Roman"/>
        </w:rPr>
        <w:t>-platform mobile app development framework</w:t>
      </w:r>
      <w:r w:rsidRPr="546CAB1D" w:rsidR="00486EEE">
        <w:rPr>
          <w:rFonts w:ascii="Times New Roman" w:hAnsi="Times New Roman" w:cs="Times New Roman"/>
        </w:rPr>
        <w:t xml:space="preserve"> </w:t>
      </w:r>
      <w:r w:rsidRPr="546CAB1D" w:rsidR="030B0758">
        <w:rPr>
          <w:rFonts w:ascii="Times New Roman" w:hAnsi="Times New Roman" w:cs="Times New Roman"/>
        </w:rPr>
        <w:t>that</w:t>
      </w:r>
      <w:r w:rsidRPr="546CAB1D" w:rsidR="00486EEE">
        <w:rPr>
          <w:rFonts w:ascii="Times New Roman" w:hAnsi="Times New Roman" w:cs="Times New Roman"/>
        </w:rPr>
        <w:t xml:space="preserve"> ensures</w:t>
      </w:r>
      <w:r w:rsidRPr="546CAB1D" w:rsidR="000A192D">
        <w:rPr>
          <w:rFonts w:ascii="Times New Roman" w:hAnsi="Times New Roman" w:cs="Times New Roman"/>
        </w:rPr>
        <w:t xml:space="preserve"> that we </w:t>
      </w:r>
      <w:r w:rsidRPr="546CAB1D" w:rsidR="00F540EE">
        <w:rPr>
          <w:rFonts w:ascii="Times New Roman" w:hAnsi="Times New Roman" w:cs="Times New Roman"/>
        </w:rPr>
        <w:t>can</w:t>
      </w:r>
      <w:r w:rsidRPr="546CAB1D" w:rsidR="000A192D">
        <w:rPr>
          <w:rFonts w:ascii="Times New Roman" w:hAnsi="Times New Roman" w:cs="Times New Roman"/>
        </w:rPr>
        <w:t xml:space="preserve"> cater ou</w:t>
      </w:r>
      <w:r w:rsidRPr="546CAB1D" w:rsidR="00486EEE">
        <w:rPr>
          <w:rFonts w:ascii="Times New Roman" w:hAnsi="Times New Roman" w:cs="Times New Roman"/>
        </w:rPr>
        <w:t>r</w:t>
      </w:r>
      <w:r w:rsidRPr="546CAB1D" w:rsidR="000A192D">
        <w:rPr>
          <w:rFonts w:ascii="Times New Roman" w:hAnsi="Times New Roman" w:cs="Times New Roman"/>
        </w:rPr>
        <w:t xml:space="preserve"> app to both IOS and Android users with </w:t>
      </w:r>
      <w:r w:rsidRPr="546CAB1D" w:rsidR="00CF3C60">
        <w:rPr>
          <w:rFonts w:ascii="Times New Roman" w:hAnsi="Times New Roman" w:cs="Times New Roman"/>
        </w:rPr>
        <w:t>the</w:t>
      </w:r>
      <w:r w:rsidRPr="546CAB1D" w:rsidR="000A192D">
        <w:rPr>
          <w:rFonts w:ascii="Times New Roman" w:hAnsi="Times New Roman" w:cs="Times New Roman"/>
        </w:rPr>
        <w:t xml:space="preserve"> same codebase</w:t>
      </w:r>
      <w:r w:rsidRPr="546CAB1D" w:rsidR="00486EEE">
        <w:rPr>
          <w:rFonts w:ascii="Times New Roman" w:hAnsi="Times New Roman" w:cs="Times New Roman"/>
        </w:rPr>
        <w:t>.</w:t>
      </w:r>
      <w:r w:rsidRPr="546CAB1D" w:rsidR="000A192D">
        <w:rPr>
          <w:rFonts w:ascii="Times New Roman" w:hAnsi="Times New Roman" w:cs="Times New Roman"/>
        </w:rPr>
        <w:t xml:space="preserve"> </w:t>
      </w:r>
      <w:r w:rsidRPr="546CAB1D" w:rsidR="00486EEE">
        <w:rPr>
          <w:rFonts w:ascii="Times New Roman" w:hAnsi="Times New Roman" w:cs="Times New Roman"/>
        </w:rPr>
        <w:t>T</w:t>
      </w:r>
      <w:r w:rsidRPr="546CAB1D" w:rsidR="000A192D">
        <w:rPr>
          <w:rFonts w:ascii="Times New Roman" w:hAnsi="Times New Roman" w:cs="Times New Roman"/>
        </w:rPr>
        <w:t xml:space="preserve">his </w:t>
      </w:r>
      <w:r w:rsidRPr="546CAB1D" w:rsidR="00486EEE">
        <w:rPr>
          <w:rFonts w:ascii="Times New Roman" w:hAnsi="Times New Roman" w:cs="Times New Roman"/>
        </w:rPr>
        <w:t>allows us</w:t>
      </w:r>
      <w:r w:rsidRPr="546CAB1D" w:rsidR="007D1B66">
        <w:rPr>
          <w:rFonts w:ascii="Times New Roman" w:hAnsi="Times New Roman" w:cs="Times New Roman"/>
        </w:rPr>
        <w:t xml:space="preserve"> to </w:t>
      </w:r>
      <w:r w:rsidRPr="546CAB1D" w:rsidR="00486EEE">
        <w:rPr>
          <w:rFonts w:ascii="Times New Roman" w:hAnsi="Times New Roman" w:cs="Times New Roman"/>
        </w:rPr>
        <w:t>maximize our</w:t>
      </w:r>
      <w:r w:rsidRPr="546CAB1D" w:rsidR="007D1B66">
        <w:rPr>
          <w:rFonts w:ascii="Times New Roman" w:hAnsi="Times New Roman" w:cs="Times New Roman"/>
        </w:rPr>
        <w:t xml:space="preserve"> time on </w:t>
      </w:r>
      <w:r w:rsidRPr="546CAB1D" w:rsidR="00486EEE">
        <w:rPr>
          <w:rFonts w:ascii="Times New Roman" w:hAnsi="Times New Roman" w:cs="Times New Roman"/>
        </w:rPr>
        <w:t>one</w:t>
      </w:r>
      <w:r w:rsidRPr="546CAB1D" w:rsidR="007D1B66">
        <w:rPr>
          <w:rFonts w:ascii="Times New Roman" w:hAnsi="Times New Roman" w:cs="Times New Roman"/>
        </w:rPr>
        <w:t xml:space="preserve"> codebase</w:t>
      </w:r>
      <w:r w:rsidRPr="546CAB1D" w:rsidR="00486EEE">
        <w:rPr>
          <w:rFonts w:ascii="Times New Roman" w:hAnsi="Times New Roman" w:cs="Times New Roman"/>
        </w:rPr>
        <w:t>, ensuring</w:t>
      </w:r>
      <w:r w:rsidRPr="546CAB1D" w:rsidR="007D1B66">
        <w:rPr>
          <w:rFonts w:ascii="Times New Roman" w:hAnsi="Times New Roman" w:cs="Times New Roman"/>
        </w:rPr>
        <w:t xml:space="preserve"> that our product is robust and reliable.</w:t>
      </w:r>
    </w:p>
    <w:p w:rsidR="007D1B66" w:rsidP="004A3070" w:rsidRDefault="007D1B66" w14:paraId="668BEA73" w14:textId="027D549B">
      <w:pPr>
        <w:pStyle w:val="ListParagraph"/>
        <w:numPr>
          <w:ilvl w:val="0"/>
          <w:numId w:val="25"/>
        </w:numPr>
        <w:rPr>
          <w:rFonts w:ascii="Times New Roman" w:hAnsi="Times New Roman" w:cs="Times New Roman"/>
        </w:rPr>
      </w:pPr>
      <w:r w:rsidRPr="004A3070">
        <w:rPr>
          <w:rFonts w:ascii="Times New Roman" w:hAnsi="Times New Roman" w:cs="Times New Roman"/>
          <w:b/>
          <w:bCs/>
        </w:rPr>
        <w:t>Firebase:</w:t>
      </w:r>
      <w:r>
        <w:rPr>
          <w:rFonts w:ascii="Times New Roman" w:hAnsi="Times New Roman" w:cs="Times New Roman"/>
        </w:rPr>
        <w:t xml:space="preserve"> Firebase is a cloud plat</w:t>
      </w:r>
      <w:r w:rsidR="0099127F">
        <w:rPr>
          <w:rFonts w:ascii="Times New Roman" w:hAnsi="Times New Roman" w:cs="Times New Roman"/>
        </w:rPr>
        <w:t xml:space="preserve">form </w:t>
      </w:r>
      <w:r w:rsidR="00D265EE">
        <w:rPr>
          <w:rFonts w:ascii="Times New Roman" w:hAnsi="Times New Roman" w:cs="Times New Roman"/>
        </w:rPr>
        <w:t xml:space="preserve">for </w:t>
      </w:r>
      <w:r w:rsidR="00211B49">
        <w:rPr>
          <w:rFonts w:ascii="Times New Roman" w:hAnsi="Times New Roman" w:cs="Times New Roman"/>
        </w:rPr>
        <w:t>Database, Cloud Storage</w:t>
      </w:r>
      <w:r w:rsidR="009D0B2A">
        <w:rPr>
          <w:rFonts w:ascii="Times New Roman" w:hAnsi="Times New Roman" w:cs="Times New Roman"/>
        </w:rPr>
        <w:t>,</w:t>
      </w:r>
      <w:r w:rsidR="00211B49">
        <w:rPr>
          <w:rFonts w:ascii="Times New Roman" w:hAnsi="Times New Roman" w:cs="Times New Roman"/>
        </w:rPr>
        <w:t xml:space="preserve"> and Authentication. It is a robust </w:t>
      </w:r>
      <w:r w:rsidR="005927FC">
        <w:rPr>
          <w:rFonts w:ascii="Times New Roman" w:hAnsi="Times New Roman" w:cs="Times New Roman"/>
        </w:rPr>
        <w:t xml:space="preserve">platform </w:t>
      </w:r>
      <w:r w:rsidR="00486EEE">
        <w:rPr>
          <w:rFonts w:ascii="Times New Roman" w:hAnsi="Times New Roman" w:cs="Times New Roman"/>
        </w:rPr>
        <w:t>that</w:t>
      </w:r>
      <w:r w:rsidR="005927FC">
        <w:rPr>
          <w:rFonts w:ascii="Times New Roman" w:hAnsi="Times New Roman" w:cs="Times New Roman"/>
        </w:rPr>
        <w:t xml:space="preserve"> can handle </w:t>
      </w:r>
      <w:r w:rsidR="00A00694">
        <w:rPr>
          <w:rFonts w:ascii="Times New Roman" w:hAnsi="Times New Roman" w:cs="Times New Roman"/>
        </w:rPr>
        <w:t xml:space="preserve">a </w:t>
      </w:r>
      <w:r w:rsidR="00486EEE">
        <w:rPr>
          <w:rFonts w:ascii="Times New Roman" w:hAnsi="Times New Roman" w:cs="Times New Roman"/>
        </w:rPr>
        <w:t>large</w:t>
      </w:r>
      <w:r w:rsidR="00A00694">
        <w:rPr>
          <w:rFonts w:ascii="Times New Roman" w:hAnsi="Times New Roman" w:cs="Times New Roman"/>
        </w:rPr>
        <w:t xml:space="preserve"> amount of data without any </w:t>
      </w:r>
      <w:r w:rsidR="00F540EE">
        <w:rPr>
          <w:rFonts w:ascii="Times New Roman" w:hAnsi="Times New Roman" w:cs="Times New Roman"/>
        </w:rPr>
        <w:t>performance degradation</w:t>
      </w:r>
      <w:r w:rsidR="00A00694">
        <w:rPr>
          <w:rFonts w:ascii="Times New Roman" w:hAnsi="Times New Roman" w:cs="Times New Roman"/>
        </w:rPr>
        <w:t>.</w:t>
      </w:r>
      <w:r w:rsidR="00F540EE">
        <w:rPr>
          <w:rFonts w:ascii="Times New Roman" w:hAnsi="Times New Roman" w:cs="Times New Roman"/>
        </w:rPr>
        <w:t xml:space="preserve"> </w:t>
      </w:r>
    </w:p>
    <w:p w:rsidR="00F540EE" w:rsidP="004A3070" w:rsidRDefault="00865E68" w14:paraId="5A74D892" w14:textId="6BDF7796">
      <w:pPr>
        <w:pStyle w:val="ListParagraph"/>
        <w:numPr>
          <w:ilvl w:val="0"/>
          <w:numId w:val="25"/>
        </w:numPr>
        <w:rPr>
          <w:rFonts w:ascii="Times New Roman" w:hAnsi="Times New Roman" w:cs="Times New Roman"/>
        </w:rPr>
      </w:pPr>
      <w:r w:rsidRPr="004A3070">
        <w:rPr>
          <w:rFonts w:ascii="Times New Roman" w:hAnsi="Times New Roman" w:cs="Times New Roman"/>
          <w:b/>
          <w:bCs/>
        </w:rPr>
        <w:t>Tflite:</w:t>
      </w:r>
      <w:r>
        <w:rPr>
          <w:rFonts w:ascii="Times New Roman" w:hAnsi="Times New Roman" w:cs="Times New Roman"/>
        </w:rPr>
        <w:t xml:space="preserve"> </w:t>
      </w:r>
      <w:r w:rsidR="0049474F">
        <w:rPr>
          <w:rFonts w:ascii="Times New Roman" w:hAnsi="Times New Roman" w:cs="Times New Roman"/>
        </w:rPr>
        <w:t>Tflite is one of the most important libraries in our application</w:t>
      </w:r>
      <w:r w:rsidR="00486EEE">
        <w:rPr>
          <w:rFonts w:ascii="Times New Roman" w:hAnsi="Times New Roman" w:cs="Times New Roman"/>
        </w:rPr>
        <w:t>,</w:t>
      </w:r>
      <w:r w:rsidR="0049474F">
        <w:rPr>
          <w:rFonts w:ascii="Times New Roman" w:hAnsi="Times New Roman" w:cs="Times New Roman"/>
        </w:rPr>
        <w:t xml:space="preserve"> as </w:t>
      </w:r>
      <w:r w:rsidR="00486EEE">
        <w:rPr>
          <w:rFonts w:ascii="Times New Roman" w:hAnsi="Times New Roman" w:cs="Times New Roman"/>
        </w:rPr>
        <w:t>it</w:t>
      </w:r>
      <w:r w:rsidR="0049474F">
        <w:rPr>
          <w:rFonts w:ascii="Times New Roman" w:hAnsi="Times New Roman" w:cs="Times New Roman"/>
        </w:rPr>
        <w:t xml:space="preserve"> will help us to integrate the deep learning model into our application.</w:t>
      </w:r>
    </w:p>
    <w:p w:rsidRPr="005C1DC3" w:rsidR="006777E5" w:rsidP="004A3070" w:rsidRDefault="006777E5" w14:paraId="5C9D617B" w14:textId="7546ACE1">
      <w:pPr>
        <w:pStyle w:val="ListParagraph"/>
        <w:numPr>
          <w:ilvl w:val="0"/>
          <w:numId w:val="25"/>
        </w:numPr>
        <w:rPr>
          <w:rFonts w:ascii="Times New Roman" w:hAnsi="Times New Roman" w:cs="Times New Roman"/>
        </w:rPr>
      </w:pPr>
      <w:r>
        <w:rPr>
          <w:rFonts w:ascii="Times New Roman" w:hAnsi="Times New Roman" w:cs="Times New Roman"/>
          <w:b/>
          <w:bCs/>
        </w:rPr>
        <w:t xml:space="preserve">Hive: </w:t>
      </w:r>
      <w:r>
        <w:rPr>
          <w:rFonts w:ascii="Times New Roman" w:hAnsi="Times New Roman" w:cs="Times New Roman"/>
        </w:rPr>
        <w:t xml:space="preserve">Hive is </w:t>
      </w:r>
      <w:r w:rsidR="002426F3">
        <w:rPr>
          <w:rFonts w:ascii="Times New Roman" w:hAnsi="Times New Roman" w:cs="Times New Roman"/>
        </w:rPr>
        <w:t>a</w:t>
      </w:r>
      <w:r w:rsidR="00E562E1">
        <w:rPr>
          <w:rFonts w:ascii="Times New Roman" w:hAnsi="Times New Roman" w:cs="Times New Roman"/>
        </w:rPr>
        <w:t>n encrypted</w:t>
      </w:r>
      <w:r w:rsidR="002426F3">
        <w:rPr>
          <w:rFonts w:ascii="Times New Roman" w:hAnsi="Times New Roman" w:cs="Times New Roman"/>
        </w:rPr>
        <w:t xml:space="preserve"> </w:t>
      </w:r>
      <w:r w:rsidR="00EB6CEA">
        <w:rPr>
          <w:rFonts w:ascii="Times New Roman" w:hAnsi="Times New Roman" w:cs="Times New Roman"/>
        </w:rPr>
        <w:t xml:space="preserve">lightweight </w:t>
      </w:r>
      <w:r w:rsidR="002426F3">
        <w:rPr>
          <w:rFonts w:ascii="Times New Roman" w:hAnsi="Times New Roman" w:cs="Times New Roman"/>
        </w:rPr>
        <w:t>NoSQL database written in Dart, made for Flutter</w:t>
      </w:r>
      <w:r w:rsidR="00EB6CEA">
        <w:rPr>
          <w:rFonts w:ascii="Times New Roman" w:hAnsi="Times New Roman" w:cs="Times New Roman"/>
        </w:rPr>
        <w:t xml:space="preserve">. We will be using </w:t>
      </w:r>
      <w:r w:rsidR="009D0B2A">
        <w:rPr>
          <w:rFonts w:ascii="Times New Roman" w:hAnsi="Times New Roman" w:cs="Times New Roman"/>
        </w:rPr>
        <w:t>H</w:t>
      </w:r>
      <w:r w:rsidR="00EB6CEA">
        <w:rPr>
          <w:rFonts w:ascii="Times New Roman" w:hAnsi="Times New Roman" w:cs="Times New Roman"/>
        </w:rPr>
        <w:t>ive for all local database operations.</w:t>
      </w:r>
    </w:p>
    <w:p w:rsidR="008131CF" w:rsidP="004A3070" w:rsidRDefault="008131CF" w14:paraId="13B4A719" w14:textId="3DAAFAEA">
      <w:pPr>
        <w:rPr>
          <w:rFonts w:ascii="Times New Roman" w:hAnsi="Times New Roman" w:cs="Times New Roman"/>
          <w:b/>
          <w:bCs/>
          <w:sz w:val="32"/>
          <w:szCs w:val="32"/>
        </w:rPr>
      </w:pPr>
      <w:r w:rsidRPr="7684FD2D">
        <w:rPr>
          <w:rFonts w:ascii="Times New Roman" w:hAnsi="Times New Roman" w:cs="Times New Roman"/>
          <w:b/>
          <w:bCs/>
          <w:sz w:val="32"/>
          <w:szCs w:val="32"/>
        </w:rPr>
        <w:t>2.2</w:t>
      </w:r>
      <w:r w:rsidRPr="7684FD2D" w:rsidR="000055EA">
        <w:rPr>
          <w:rFonts w:ascii="Times New Roman" w:hAnsi="Times New Roman" w:cs="Times New Roman"/>
          <w:b/>
          <w:bCs/>
          <w:sz w:val="32"/>
          <w:szCs w:val="32"/>
        </w:rPr>
        <w:t>.</w:t>
      </w:r>
      <w:r w:rsidRPr="7684FD2D">
        <w:rPr>
          <w:rFonts w:ascii="Times New Roman" w:hAnsi="Times New Roman" w:cs="Times New Roman"/>
          <w:b/>
          <w:bCs/>
          <w:sz w:val="32"/>
          <w:szCs w:val="32"/>
        </w:rPr>
        <w:t xml:space="preserve"> Conveyor Belt</w:t>
      </w:r>
    </w:p>
    <w:p w:rsidR="5AA4B488" w:rsidP="7684FD2D" w:rsidRDefault="5AA4B488" w14:paraId="245A7B55" w14:textId="5284D363">
      <w:pPr>
        <w:ind w:firstLine="720"/>
        <w:rPr>
          <w:rFonts w:ascii="Times New Roman" w:hAnsi="Times New Roman" w:cs="Times New Roman"/>
        </w:rPr>
      </w:pPr>
      <w:r w:rsidRPr="7684FD2D">
        <w:rPr>
          <w:rFonts w:ascii="Times New Roman" w:hAnsi="Times New Roman" w:cs="Times New Roman"/>
        </w:rPr>
        <w:t xml:space="preserve">Team CRAFT’s conveyor belt system aims </w:t>
      </w:r>
      <w:r w:rsidRPr="7684FD2D" w:rsidR="58014405">
        <w:rPr>
          <w:rFonts w:ascii="Times New Roman" w:hAnsi="Times New Roman" w:cs="Times New Roman"/>
        </w:rPr>
        <w:t xml:space="preserve">to </w:t>
      </w:r>
      <w:r w:rsidRPr="7684FD2D">
        <w:rPr>
          <w:rFonts w:ascii="Times New Roman" w:hAnsi="Times New Roman" w:cs="Times New Roman"/>
        </w:rPr>
        <w:t xml:space="preserve">save </w:t>
      </w:r>
      <w:r w:rsidRPr="7684FD2D" w:rsidR="3D19065C">
        <w:rPr>
          <w:rFonts w:ascii="Times New Roman" w:hAnsi="Times New Roman" w:cs="Times New Roman"/>
        </w:rPr>
        <w:t>archeologists countless hours wasted doing tedious labor.</w:t>
      </w:r>
      <w:r w:rsidRPr="7684FD2D" w:rsidR="4DB26863">
        <w:rPr>
          <w:rFonts w:ascii="Times New Roman" w:hAnsi="Times New Roman" w:cs="Times New Roman"/>
        </w:rPr>
        <w:t xml:space="preserve"> A conveyor belt, a webcam, and computer vision software together form our conveyor belt</w:t>
      </w:r>
      <w:r w:rsidRPr="7684FD2D" w:rsidR="1AAF13A8">
        <w:rPr>
          <w:rFonts w:ascii="Times New Roman" w:hAnsi="Times New Roman" w:cs="Times New Roman"/>
        </w:rPr>
        <w:t xml:space="preserve"> model</w:t>
      </w:r>
      <w:r w:rsidRPr="7684FD2D" w:rsidR="5F61FF6B">
        <w:rPr>
          <w:rFonts w:ascii="Times New Roman" w:hAnsi="Times New Roman" w:cs="Times New Roman"/>
        </w:rPr>
        <w:t>. The</w:t>
      </w:r>
      <w:r w:rsidRPr="7684FD2D" w:rsidR="1AAF13A8">
        <w:rPr>
          <w:rFonts w:ascii="Times New Roman" w:hAnsi="Times New Roman" w:cs="Times New Roman"/>
        </w:rPr>
        <w:t xml:space="preserve"> conveyor belt allows </w:t>
      </w:r>
      <w:r w:rsidRPr="7684FD2D" w:rsidR="6B2C47CE">
        <w:rPr>
          <w:rFonts w:ascii="Times New Roman" w:hAnsi="Times New Roman" w:cs="Times New Roman"/>
        </w:rPr>
        <w:t>archeologists to</w:t>
      </w:r>
      <w:r w:rsidRPr="7684FD2D" w:rsidR="1AAF13A8">
        <w:rPr>
          <w:rFonts w:ascii="Times New Roman" w:hAnsi="Times New Roman" w:cs="Times New Roman"/>
        </w:rPr>
        <w:t xml:space="preserve"> easily archive large batches of sherd data and classify them with our</w:t>
      </w:r>
      <w:r w:rsidRPr="7684FD2D" w:rsidR="0048059C">
        <w:rPr>
          <w:rFonts w:ascii="Times New Roman" w:hAnsi="Times New Roman" w:cs="Times New Roman"/>
        </w:rPr>
        <w:t xml:space="preserve"> image classification model</w:t>
      </w:r>
      <w:r w:rsidR="005F0F90">
        <w:rPr>
          <w:rFonts w:ascii="Times New Roman" w:hAnsi="Times New Roman" w:cs="Times New Roman"/>
        </w:rPr>
        <w:t>.</w:t>
      </w:r>
    </w:p>
    <w:p w:rsidR="2E3D77D8" w:rsidP="7684FD2D" w:rsidRDefault="2E3D77D8" w14:paraId="6AC087B4" w14:textId="54CA95E3">
      <w:pPr>
        <w:ind w:firstLine="720"/>
        <w:rPr>
          <w:rFonts w:ascii="Times New Roman" w:hAnsi="Times New Roman" w:cs="Times New Roman"/>
        </w:rPr>
      </w:pPr>
      <w:r w:rsidRPr="7684FD2D">
        <w:rPr>
          <w:rFonts w:ascii="Times New Roman" w:hAnsi="Times New Roman" w:cs="Times New Roman"/>
        </w:rPr>
        <w:t xml:space="preserve"> </w:t>
      </w:r>
      <w:r w:rsidRPr="7684FD2D" w:rsidR="622DA38C">
        <w:rPr>
          <w:rFonts w:ascii="Times New Roman" w:hAnsi="Times New Roman" w:cs="Times New Roman"/>
        </w:rPr>
        <w:t>Our</w:t>
      </w:r>
      <w:r w:rsidRPr="7684FD2D">
        <w:rPr>
          <w:rFonts w:ascii="Times New Roman" w:hAnsi="Times New Roman" w:cs="Times New Roman"/>
        </w:rPr>
        <w:t xml:space="preserve"> image classifier requires the </w:t>
      </w:r>
      <w:r w:rsidR="005F0F90">
        <w:rPr>
          <w:rFonts w:ascii="Times New Roman" w:hAnsi="Times New Roman" w:cs="Times New Roman"/>
        </w:rPr>
        <w:t xml:space="preserve">sherd </w:t>
      </w:r>
      <w:r w:rsidRPr="7684FD2D">
        <w:rPr>
          <w:rFonts w:ascii="Times New Roman" w:hAnsi="Times New Roman" w:cs="Times New Roman"/>
        </w:rPr>
        <w:t xml:space="preserve">image </w:t>
      </w:r>
      <w:r w:rsidRPr="7684FD2D" w:rsidR="0C3B629C">
        <w:rPr>
          <w:rFonts w:ascii="Times New Roman" w:hAnsi="Times New Roman" w:cs="Times New Roman"/>
        </w:rPr>
        <w:t>to be</w:t>
      </w:r>
      <w:r w:rsidRPr="7684FD2D" w:rsidR="216CB664">
        <w:rPr>
          <w:rFonts w:ascii="Times New Roman" w:hAnsi="Times New Roman" w:cs="Times New Roman"/>
        </w:rPr>
        <w:t xml:space="preserve"> grayscale and have the sherd centered. </w:t>
      </w:r>
      <w:r w:rsidRPr="7684FD2D" w:rsidR="626B7F32">
        <w:rPr>
          <w:rFonts w:ascii="Times New Roman" w:hAnsi="Times New Roman" w:cs="Times New Roman"/>
        </w:rPr>
        <w:t xml:space="preserve">Due to this our conveyor belt software will have to format and alter images of sherds to fit these specifications. </w:t>
      </w:r>
      <w:r w:rsidRPr="7684FD2D" w:rsidR="44A87791">
        <w:rPr>
          <w:rFonts w:ascii="Times New Roman" w:hAnsi="Times New Roman" w:cs="Times New Roman"/>
        </w:rPr>
        <w:t xml:space="preserve">The software should also </w:t>
      </w:r>
      <w:r w:rsidR="002970BA">
        <w:rPr>
          <w:rFonts w:ascii="Times New Roman" w:hAnsi="Times New Roman" w:cs="Times New Roman"/>
        </w:rPr>
        <w:t>manage the </w:t>
      </w:r>
      <w:r w:rsidRPr="44EC8D07" w:rsidR="44A87791">
        <w:rPr>
          <w:rFonts w:ascii="Times New Roman" w:hAnsi="Times New Roman" w:cs="Times New Roman"/>
        </w:rPr>
        <w:t>archiv</w:t>
      </w:r>
      <w:r w:rsidRPr="44EC8D07" w:rsidR="0D264731">
        <w:rPr>
          <w:rFonts w:ascii="Times New Roman" w:hAnsi="Times New Roman" w:cs="Times New Roman"/>
        </w:rPr>
        <w:t>ing</w:t>
      </w:r>
      <w:r w:rsidR="002970BA">
        <w:rPr>
          <w:rFonts w:ascii="Times New Roman" w:hAnsi="Times New Roman" w:cs="Times New Roman"/>
        </w:rPr>
        <w:t xml:space="preserve"> of</w:t>
      </w:r>
      <w:r w:rsidRPr="7684FD2D" w:rsidR="44A87791">
        <w:rPr>
          <w:rFonts w:ascii="Times New Roman" w:hAnsi="Times New Roman" w:cs="Times New Roman"/>
        </w:rPr>
        <w:t xml:space="preserve"> newly captured sherd images. </w:t>
      </w:r>
      <w:r w:rsidRPr="7684FD2D" w:rsidR="7B1D62DE">
        <w:rPr>
          <w:rFonts w:ascii="Times New Roman" w:hAnsi="Times New Roman" w:cs="Times New Roman"/>
        </w:rPr>
        <w:t>While the physical conveyor belt and webcam have been provided by our sponsor team</w:t>
      </w:r>
      <w:r w:rsidR="000A0F6F">
        <w:rPr>
          <w:rFonts w:ascii="Times New Roman" w:hAnsi="Times New Roman" w:cs="Times New Roman"/>
        </w:rPr>
        <w:t>,</w:t>
      </w:r>
      <w:r w:rsidRPr="7684FD2D" w:rsidR="7B1D62DE">
        <w:rPr>
          <w:rFonts w:ascii="Times New Roman" w:hAnsi="Times New Roman" w:cs="Times New Roman"/>
        </w:rPr>
        <w:t xml:space="preserve"> CRAFT is developing the software. To do so we have chosen the following technologies</w:t>
      </w:r>
      <w:r w:rsidR="000A0F6F">
        <w:rPr>
          <w:rFonts w:ascii="Times New Roman" w:hAnsi="Times New Roman" w:cs="Times New Roman"/>
        </w:rPr>
        <w:t>:</w:t>
      </w:r>
    </w:p>
    <w:p w:rsidR="7D417C71" w:rsidP="2DB4693D" w:rsidRDefault="7D417C71" w14:paraId="0FC4DB0E" w14:textId="1E4A40CC">
      <w:pPr>
        <w:pStyle w:val="ListParagraph"/>
        <w:numPr>
          <w:ilvl w:val="0"/>
          <w:numId w:val="66"/>
        </w:numPr>
        <w:rPr>
          <w:rFonts w:ascii="Times New Roman" w:hAnsi="Times New Roman" w:cs="Times New Roman"/>
        </w:rPr>
      </w:pPr>
      <w:r w:rsidRPr="2DB4693D">
        <w:rPr>
          <w:rFonts w:ascii="Times New Roman" w:hAnsi="Times New Roman" w:cs="Times New Roman"/>
          <w:b/>
          <w:bCs/>
        </w:rPr>
        <w:t xml:space="preserve">Python: </w:t>
      </w:r>
      <w:r w:rsidRPr="2DB4693D">
        <w:rPr>
          <w:rFonts w:ascii="Times New Roman" w:hAnsi="Times New Roman" w:cs="Times New Roman"/>
        </w:rPr>
        <w:t>Python has support for several computer vision libraries</w:t>
      </w:r>
      <w:r w:rsidR="00DD5F25">
        <w:rPr>
          <w:rFonts w:ascii="Times New Roman" w:hAnsi="Times New Roman" w:cs="Times New Roman"/>
        </w:rPr>
        <w:t>,</w:t>
      </w:r>
      <w:r w:rsidRPr="2DB4693D">
        <w:rPr>
          <w:rFonts w:ascii="Times New Roman" w:hAnsi="Times New Roman" w:cs="Times New Roman"/>
        </w:rPr>
        <w:t xml:space="preserve"> including the one we selected, OpenCV.</w:t>
      </w:r>
      <w:r w:rsidRPr="2DB4693D" w:rsidR="3EA88E19">
        <w:rPr>
          <w:rFonts w:ascii="Times New Roman" w:hAnsi="Times New Roman" w:cs="Times New Roman"/>
        </w:rPr>
        <w:t xml:space="preserve"> Python’s support for math and science also aids us</w:t>
      </w:r>
      <w:r w:rsidR="00DD5F25">
        <w:rPr>
          <w:rFonts w:ascii="Times New Roman" w:hAnsi="Times New Roman" w:cs="Times New Roman"/>
        </w:rPr>
        <w:t xml:space="preserve"> with our software’s need for calculations in image</w:t>
      </w:r>
      <w:r w:rsidR="00FF773F">
        <w:rPr>
          <w:rFonts w:ascii="Times New Roman" w:hAnsi="Times New Roman" w:cs="Times New Roman"/>
        </w:rPr>
        <w:t>-</w:t>
      </w:r>
      <w:r w:rsidR="00DD5F25">
        <w:rPr>
          <w:rFonts w:ascii="Times New Roman" w:hAnsi="Times New Roman" w:cs="Times New Roman"/>
        </w:rPr>
        <w:t>altering methods.</w:t>
      </w:r>
    </w:p>
    <w:p w:rsidR="3EA88E19" w:rsidP="2DB4693D" w:rsidRDefault="3EA88E19" w14:paraId="75D979B1" w14:textId="563687CF">
      <w:pPr>
        <w:pStyle w:val="ListParagraph"/>
        <w:numPr>
          <w:ilvl w:val="0"/>
          <w:numId w:val="66"/>
        </w:numPr>
        <w:rPr>
          <w:rFonts w:ascii="Times New Roman" w:hAnsi="Times New Roman" w:cs="Times New Roman"/>
        </w:rPr>
      </w:pPr>
      <w:proofErr w:type="spellStart"/>
      <w:r w:rsidRPr="2DB4693D">
        <w:rPr>
          <w:rFonts w:ascii="Times New Roman" w:hAnsi="Times New Roman" w:cs="Times New Roman"/>
          <w:b/>
          <w:bCs/>
        </w:rPr>
        <w:t>Numpy</w:t>
      </w:r>
      <w:proofErr w:type="spellEnd"/>
      <w:r w:rsidRPr="2DB4693D">
        <w:rPr>
          <w:rFonts w:ascii="Times New Roman" w:hAnsi="Times New Roman" w:cs="Times New Roman"/>
          <w:b/>
          <w:bCs/>
        </w:rPr>
        <w:t xml:space="preserve">: </w:t>
      </w:r>
      <w:proofErr w:type="spellStart"/>
      <w:r w:rsidRPr="2DB4693D" w:rsidR="06E37846">
        <w:rPr>
          <w:rFonts w:ascii="Times New Roman" w:hAnsi="Times New Roman" w:cs="Times New Roman"/>
        </w:rPr>
        <w:t>Numpy</w:t>
      </w:r>
      <w:proofErr w:type="spellEnd"/>
      <w:r w:rsidRPr="2DB4693D" w:rsidR="06E37846">
        <w:rPr>
          <w:rFonts w:ascii="Times New Roman" w:hAnsi="Times New Roman" w:cs="Times New Roman"/>
        </w:rPr>
        <w:t xml:space="preserve"> will add math utility functions needed for calculations in our conveyor belt program.</w:t>
      </w:r>
    </w:p>
    <w:p w:rsidR="7EDDBA5F" w:rsidP="2DB4693D" w:rsidRDefault="7EDDBA5F" w14:paraId="7022956C" w14:textId="05482BF7">
      <w:pPr>
        <w:pStyle w:val="ListParagraph"/>
        <w:numPr>
          <w:ilvl w:val="0"/>
          <w:numId w:val="22"/>
        </w:numPr>
        <w:rPr>
          <w:rFonts w:ascii="Times New Roman" w:hAnsi="Times New Roman" w:cs="Times New Roman"/>
        </w:rPr>
      </w:pPr>
      <w:r w:rsidRPr="00730DF8" w:rsidR="7EDDBA5F">
        <w:rPr>
          <w:rFonts w:ascii="Times New Roman" w:hAnsi="Times New Roman" w:cs="Times New Roman"/>
          <w:b w:val="1"/>
          <w:bCs w:val="1"/>
        </w:rPr>
        <w:t xml:space="preserve">OpenCV: </w:t>
      </w:r>
      <w:r w:rsidRPr="00730DF8" w:rsidR="7EDDBA5F">
        <w:rPr>
          <w:rFonts w:ascii="Times New Roman" w:hAnsi="Times New Roman" w:cs="Times New Roman"/>
        </w:rPr>
        <w:t xml:space="preserve">Team CRAFT has decided to utilize OpenCV </w:t>
      </w:r>
      <w:r w:rsidRPr="00730DF8" w:rsidR="7C2DFE3B">
        <w:rPr>
          <w:rFonts w:ascii="Times New Roman" w:hAnsi="Times New Roman" w:cs="Times New Roman"/>
        </w:rPr>
        <w:t xml:space="preserve">to build </w:t>
      </w:r>
      <w:r w:rsidRPr="00730DF8" w:rsidR="3F02EF26">
        <w:rPr>
          <w:rFonts w:ascii="Times New Roman" w:hAnsi="Times New Roman" w:cs="Times New Roman"/>
        </w:rPr>
        <w:t>our</w:t>
      </w:r>
      <w:r w:rsidRPr="00730DF8" w:rsidR="7C2DFE3B">
        <w:rPr>
          <w:rFonts w:ascii="Times New Roman" w:hAnsi="Times New Roman" w:cs="Times New Roman"/>
        </w:rPr>
        <w:t xml:space="preserve"> computer vision software</w:t>
      </w:r>
      <w:r w:rsidRPr="00730DF8" w:rsidR="00846C5F">
        <w:rPr>
          <w:rFonts w:ascii="Times New Roman" w:hAnsi="Times New Roman" w:cs="Times New Roman"/>
        </w:rPr>
        <w:t>.</w:t>
      </w:r>
      <w:r w:rsidRPr="00730DF8" w:rsidR="7C2DFE3B">
        <w:rPr>
          <w:rFonts w:ascii="Times New Roman" w:hAnsi="Times New Roman" w:cs="Times New Roman"/>
        </w:rPr>
        <w:t xml:space="preserve"> OpenCV’s capabilities will allow us to properly capture images and </w:t>
      </w:r>
      <w:r w:rsidRPr="00730DF8" w:rsidR="084A912B">
        <w:rPr>
          <w:rFonts w:ascii="Times New Roman" w:hAnsi="Times New Roman" w:cs="Times New Roman"/>
        </w:rPr>
        <w:t>alter them for use in our image classifier.</w:t>
      </w:r>
    </w:p>
    <w:p w:rsidRPr="008131CF" w:rsidR="00005B7C" w:rsidP="004A3070" w:rsidRDefault="008131CF" w14:paraId="66930493" w14:textId="21916F84">
      <w:pPr>
        <w:rPr>
          <w:rFonts w:ascii="Times New Roman" w:hAnsi="Times New Roman" w:cs="Times New Roman"/>
          <w:b/>
          <w:bCs/>
          <w:sz w:val="36"/>
          <w:szCs w:val="36"/>
        </w:rPr>
      </w:pPr>
      <w:r w:rsidRPr="7684FD2D">
        <w:rPr>
          <w:rFonts w:ascii="Times New Roman" w:hAnsi="Times New Roman" w:cs="Times New Roman"/>
          <w:b/>
          <w:bCs/>
          <w:sz w:val="32"/>
          <w:szCs w:val="32"/>
        </w:rPr>
        <w:t>2.3</w:t>
      </w:r>
      <w:r w:rsidRPr="7684FD2D" w:rsidR="000055EA">
        <w:rPr>
          <w:rFonts w:ascii="Times New Roman" w:hAnsi="Times New Roman" w:cs="Times New Roman"/>
          <w:b/>
          <w:bCs/>
          <w:sz w:val="32"/>
          <w:szCs w:val="32"/>
        </w:rPr>
        <w:t>.</w:t>
      </w:r>
      <w:r w:rsidRPr="7684FD2D">
        <w:rPr>
          <w:rFonts w:ascii="Times New Roman" w:hAnsi="Times New Roman" w:cs="Times New Roman"/>
          <w:b/>
          <w:bCs/>
          <w:sz w:val="32"/>
          <w:szCs w:val="32"/>
        </w:rPr>
        <w:t xml:space="preserve"> Image Classification Model</w:t>
      </w:r>
    </w:p>
    <w:p w:rsidR="1D7E9E3F" w:rsidP="7F3336D3" w:rsidRDefault="1D7E9E3F" w14:paraId="51596456" w14:textId="4DFC0AA8">
      <w:pPr>
        <w:ind w:firstLine="720"/>
        <w:rPr>
          <w:rFonts w:ascii="Times New Roman" w:hAnsi="Times New Roman" w:cs="Times New Roman"/>
        </w:rPr>
      </w:pPr>
      <w:r w:rsidRPr="402D5C18">
        <w:rPr>
          <w:rFonts w:ascii="Times New Roman" w:hAnsi="Times New Roman" w:cs="Times New Roman"/>
        </w:rPr>
        <w:t xml:space="preserve">Our image classification model </w:t>
      </w:r>
      <w:r w:rsidRPr="402D5C18" w:rsidR="5FD313AE">
        <w:rPr>
          <w:rFonts w:ascii="Times New Roman" w:hAnsi="Times New Roman" w:cs="Times New Roman"/>
        </w:rPr>
        <w:t xml:space="preserve">is used to give archeologists a consistent tool for classifying sherds. </w:t>
      </w:r>
      <w:r w:rsidRPr="7F3336D3" w:rsidR="5FD313AE">
        <w:rPr>
          <w:rFonts w:ascii="Times New Roman" w:hAnsi="Times New Roman" w:cs="Times New Roman"/>
        </w:rPr>
        <w:t xml:space="preserve">To </w:t>
      </w:r>
      <w:r w:rsidRPr="7F3336D3" w:rsidR="1D9912F9">
        <w:rPr>
          <w:rFonts w:ascii="Times New Roman" w:hAnsi="Times New Roman" w:cs="Times New Roman"/>
        </w:rPr>
        <w:t>provide</w:t>
      </w:r>
      <w:r w:rsidRPr="7F3336D3" w:rsidR="5FD313AE">
        <w:rPr>
          <w:rFonts w:ascii="Times New Roman" w:hAnsi="Times New Roman" w:cs="Times New Roman"/>
        </w:rPr>
        <w:t xml:space="preserve"> the </w:t>
      </w:r>
      <w:r w:rsidRPr="7F3336D3" w:rsidR="5F966DDF">
        <w:rPr>
          <w:rFonts w:ascii="Times New Roman" w:hAnsi="Times New Roman" w:cs="Times New Roman"/>
        </w:rPr>
        <w:t xml:space="preserve">archeologists </w:t>
      </w:r>
      <w:r w:rsidRPr="7F3336D3" w:rsidR="1D249AB6">
        <w:rPr>
          <w:rFonts w:ascii="Times New Roman" w:hAnsi="Times New Roman" w:cs="Times New Roman"/>
        </w:rPr>
        <w:t xml:space="preserve">with the most accurate model possible, we are researching multiple different deep learning architectures to determine which is </w:t>
      </w:r>
      <w:r w:rsidRPr="7F3336D3" w:rsidR="454C6E45">
        <w:rPr>
          <w:rFonts w:ascii="Times New Roman" w:hAnsi="Times New Roman" w:cs="Times New Roman"/>
        </w:rPr>
        <w:t>best suited for this task. The creation and testing of each of these models requires the following frameworks</w:t>
      </w:r>
      <w:r w:rsidRPr="7F3336D3" w:rsidR="1B66DC23">
        <w:rPr>
          <w:rFonts w:ascii="Times New Roman" w:hAnsi="Times New Roman" w:cs="Times New Roman"/>
        </w:rPr>
        <w:t>:</w:t>
      </w:r>
    </w:p>
    <w:p w:rsidR="1B66DC23" w:rsidP="7F3336D3" w:rsidRDefault="1B66DC23" w14:paraId="112C6D0A" w14:textId="7C0099A6">
      <w:pPr>
        <w:pStyle w:val="ListParagraph"/>
        <w:numPr>
          <w:ilvl w:val="0"/>
          <w:numId w:val="69"/>
        </w:numPr>
        <w:rPr>
          <w:rFonts w:ascii="Times New Roman" w:hAnsi="Times New Roman" w:cs="Times New Roman"/>
        </w:rPr>
      </w:pPr>
      <w:proofErr w:type="spellStart"/>
      <w:r w:rsidRPr="7F3336D3">
        <w:rPr>
          <w:rFonts w:ascii="Times New Roman" w:hAnsi="Times New Roman" w:cs="Times New Roman"/>
          <w:b/>
          <w:bCs/>
        </w:rPr>
        <w:t>Keras</w:t>
      </w:r>
      <w:proofErr w:type="spellEnd"/>
      <w:r w:rsidRPr="7F3336D3">
        <w:rPr>
          <w:rFonts w:ascii="Times New Roman" w:hAnsi="Times New Roman" w:cs="Times New Roman"/>
          <w:b/>
          <w:bCs/>
        </w:rPr>
        <w:t xml:space="preserve"> and </w:t>
      </w:r>
      <w:proofErr w:type="spellStart"/>
      <w:r w:rsidRPr="7F3336D3">
        <w:rPr>
          <w:rFonts w:ascii="Times New Roman" w:hAnsi="Times New Roman" w:cs="Times New Roman"/>
          <w:b/>
          <w:bCs/>
        </w:rPr>
        <w:t>Tensorflow</w:t>
      </w:r>
      <w:proofErr w:type="spellEnd"/>
      <w:r w:rsidRPr="7F3336D3">
        <w:rPr>
          <w:rFonts w:ascii="Times New Roman" w:hAnsi="Times New Roman" w:cs="Times New Roman"/>
          <w:b/>
          <w:bCs/>
        </w:rPr>
        <w:t>:</w:t>
      </w:r>
      <w:r w:rsidRPr="7F3336D3" w:rsidR="080DC555">
        <w:rPr>
          <w:rFonts w:ascii="Times New Roman" w:hAnsi="Times New Roman" w:cs="Times New Roman"/>
        </w:rPr>
        <w:t xml:space="preserve"> </w:t>
      </w:r>
      <w:proofErr w:type="spellStart"/>
      <w:r w:rsidRPr="7F3336D3" w:rsidR="30B99C24">
        <w:rPr>
          <w:rFonts w:ascii="Times New Roman" w:hAnsi="Times New Roman" w:cs="Times New Roman"/>
        </w:rPr>
        <w:t>Tensorflow</w:t>
      </w:r>
      <w:proofErr w:type="spellEnd"/>
      <w:r w:rsidRPr="7F3336D3" w:rsidR="30B99C24">
        <w:rPr>
          <w:rFonts w:ascii="Times New Roman" w:hAnsi="Times New Roman" w:cs="Times New Roman"/>
        </w:rPr>
        <w:t xml:space="preserve"> provides the foundation </w:t>
      </w:r>
      <w:r w:rsidR="00931979">
        <w:rPr>
          <w:rFonts w:ascii="Times New Roman" w:hAnsi="Times New Roman" w:cs="Times New Roman"/>
        </w:rPr>
        <w:t>that</w:t>
      </w:r>
      <w:r w:rsidRPr="7F3336D3" w:rsidR="30B99C24">
        <w:rPr>
          <w:rFonts w:ascii="Times New Roman" w:hAnsi="Times New Roman" w:cs="Times New Roman"/>
        </w:rPr>
        <w:t xml:space="preserve"> </w:t>
      </w:r>
      <w:proofErr w:type="spellStart"/>
      <w:r w:rsidRPr="7F3336D3" w:rsidR="30B99C24">
        <w:rPr>
          <w:rFonts w:ascii="Times New Roman" w:hAnsi="Times New Roman" w:cs="Times New Roman"/>
        </w:rPr>
        <w:t>Keras</w:t>
      </w:r>
      <w:proofErr w:type="spellEnd"/>
      <w:r w:rsidRPr="7F3336D3" w:rsidR="30B99C24">
        <w:rPr>
          <w:rFonts w:ascii="Times New Roman" w:hAnsi="Times New Roman" w:cs="Times New Roman"/>
        </w:rPr>
        <w:t xml:space="preserve"> builds upon to create an easy-to-use deep learning framework. </w:t>
      </w:r>
      <w:proofErr w:type="spellStart"/>
      <w:r w:rsidRPr="7F3336D3" w:rsidR="799D4CE1">
        <w:rPr>
          <w:rFonts w:ascii="Times New Roman" w:hAnsi="Times New Roman" w:cs="Times New Roman"/>
        </w:rPr>
        <w:t>Keras</w:t>
      </w:r>
      <w:proofErr w:type="spellEnd"/>
      <w:r w:rsidRPr="7F3336D3" w:rsidR="799D4CE1">
        <w:rPr>
          <w:rFonts w:ascii="Times New Roman" w:hAnsi="Times New Roman" w:cs="Times New Roman"/>
        </w:rPr>
        <w:t xml:space="preserve"> comes with many prebuilt classes that remove the need to code fundamental ne</w:t>
      </w:r>
      <w:r w:rsidR="00931979">
        <w:rPr>
          <w:rFonts w:ascii="Times New Roman" w:hAnsi="Times New Roman" w:cs="Times New Roman"/>
        </w:rPr>
        <w:t>ur</w:t>
      </w:r>
      <w:r w:rsidRPr="7F3336D3" w:rsidR="613B73C1">
        <w:rPr>
          <w:rFonts w:ascii="Times New Roman" w:hAnsi="Times New Roman" w:cs="Times New Roman"/>
        </w:rPr>
        <w:t>al network components from scratch.</w:t>
      </w:r>
    </w:p>
    <w:p w:rsidR="1B66DC23" w:rsidP="7F3336D3" w:rsidRDefault="1B66DC23" w14:paraId="4EF6C67B" w14:textId="5C5851E7">
      <w:pPr>
        <w:pStyle w:val="ListParagraph"/>
        <w:numPr>
          <w:ilvl w:val="0"/>
          <w:numId w:val="69"/>
        </w:numPr>
        <w:rPr>
          <w:rFonts w:ascii="Times New Roman" w:hAnsi="Times New Roman" w:cs="Times New Roman"/>
        </w:rPr>
      </w:pPr>
      <w:proofErr w:type="spellStart"/>
      <w:r w:rsidRPr="7F3336D3">
        <w:rPr>
          <w:rFonts w:ascii="Times New Roman" w:hAnsi="Times New Roman" w:cs="Times New Roman"/>
          <w:b/>
          <w:bCs/>
        </w:rPr>
        <w:t>Numpy</w:t>
      </w:r>
      <w:proofErr w:type="spellEnd"/>
      <w:r w:rsidRPr="7F3336D3">
        <w:rPr>
          <w:rFonts w:ascii="Times New Roman" w:hAnsi="Times New Roman" w:cs="Times New Roman"/>
          <w:b/>
          <w:bCs/>
        </w:rPr>
        <w:t>:</w:t>
      </w:r>
      <w:r w:rsidRPr="7F3336D3" w:rsidR="092D0873">
        <w:rPr>
          <w:rFonts w:ascii="Times New Roman" w:hAnsi="Times New Roman" w:cs="Times New Roman"/>
        </w:rPr>
        <w:t xml:space="preserve"> </w:t>
      </w:r>
      <w:proofErr w:type="spellStart"/>
      <w:r w:rsidRPr="7F3336D3" w:rsidR="092D0873">
        <w:rPr>
          <w:rFonts w:ascii="Times New Roman" w:hAnsi="Times New Roman" w:cs="Times New Roman"/>
        </w:rPr>
        <w:t>Numpy</w:t>
      </w:r>
      <w:proofErr w:type="spellEnd"/>
      <w:r w:rsidRPr="7F3336D3" w:rsidR="092D0873">
        <w:rPr>
          <w:rFonts w:ascii="Times New Roman" w:hAnsi="Times New Roman" w:cs="Times New Roman"/>
        </w:rPr>
        <w:t xml:space="preserve"> is the most widely used Python package for perfor</w:t>
      </w:r>
      <w:r w:rsidRPr="7F3336D3" w:rsidR="4497CFA9">
        <w:rPr>
          <w:rFonts w:ascii="Times New Roman" w:hAnsi="Times New Roman" w:cs="Times New Roman"/>
        </w:rPr>
        <w:t xml:space="preserve">ming linear algebra operations. </w:t>
      </w:r>
      <w:r w:rsidRPr="7F3336D3" w:rsidR="7DAF2497">
        <w:rPr>
          <w:rFonts w:ascii="Times New Roman" w:hAnsi="Times New Roman" w:cs="Times New Roman"/>
        </w:rPr>
        <w:t xml:space="preserve">Without it, working with </w:t>
      </w:r>
      <w:proofErr w:type="spellStart"/>
      <w:r w:rsidRPr="7F3336D3" w:rsidR="7DAF2497">
        <w:rPr>
          <w:rFonts w:ascii="Times New Roman" w:hAnsi="Times New Roman" w:cs="Times New Roman"/>
        </w:rPr>
        <w:t>Keras</w:t>
      </w:r>
      <w:proofErr w:type="spellEnd"/>
      <w:r w:rsidRPr="7F3336D3" w:rsidR="7DAF2497">
        <w:rPr>
          <w:rFonts w:ascii="Times New Roman" w:hAnsi="Times New Roman" w:cs="Times New Roman"/>
        </w:rPr>
        <w:t xml:space="preserve"> becomes incredibly difficult.</w:t>
      </w:r>
    </w:p>
    <w:p w:rsidR="006B7E34" w:rsidP="50B31251" w:rsidRDefault="006B7E34" w14:paraId="52894E88" w14:textId="0499E493">
      <w:pPr>
        <w:pStyle w:val="ListParagraph"/>
        <w:numPr>
          <w:ilvl w:val="0"/>
          <w:numId w:val="69"/>
        </w:numPr>
        <w:rPr>
          <w:rFonts w:ascii="Times New Roman" w:hAnsi="Times New Roman" w:cs="Times New Roman"/>
        </w:rPr>
      </w:pPr>
      <w:r w:rsidRPr="50B31251" w:rsidR="1B66DC23">
        <w:rPr>
          <w:rFonts w:ascii="Times New Roman" w:hAnsi="Times New Roman" w:cs="Times New Roman"/>
          <w:b w:val="1"/>
          <w:bCs w:val="1"/>
        </w:rPr>
        <w:t>Matplotlib:</w:t>
      </w:r>
      <w:r w:rsidRPr="50B31251" w:rsidR="1B66DC23">
        <w:rPr>
          <w:rFonts w:ascii="Times New Roman" w:hAnsi="Times New Roman" w:cs="Times New Roman"/>
        </w:rPr>
        <w:t xml:space="preserve"> Matplotlib is a visualization tool enabling the creation of crucial graphs</w:t>
      </w:r>
      <w:r w:rsidRPr="50B31251" w:rsidR="1DC621D3">
        <w:rPr>
          <w:rFonts w:ascii="Times New Roman" w:hAnsi="Times New Roman" w:cs="Times New Roman"/>
        </w:rPr>
        <w:t xml:space="preserve"> for deep learning research. These graphs include validation loss over time</w:t>
      </w:r>
      <w:r w:rsidRPr="50B31251" w:rsidR="006B7E34">
        <w:rPr>
          <w:rFonts w:ascii="Times New Roman" w:hAnsi="Times New Roman" w:cs="Times New Roman"/>
        </w:rPr>
        <w:t xml:space="preserve"> </w:t>
      </w:r>
      <w:r w:rsidRPr="50B31251" w:rsidR="6C49E65F">
        <w:rPr>
          <w:rFonts w:ascii="Times New Roman" w:hAnsi="Times New Roman" w:cs="Times New Roman"/>
        </w:rPr>
        <w:t xml:space="preserve">and </w:t>
      </w:r>
      <w:r w:rsidRPr="50B31251" w:rsidR="1DC621D3">
        <w:rPr>
          <w:rFonts w:ascii="Times New Roman" w:hAnsi="Times New Roman" w:cs="Times New Roman"/>
        </w:rPr>
        <w:t>validation accuracy over time</w:t>
      </w:r>
      <w:r w:rsidRPr="50B31251" w:rsidR="5B2E72DD">
        <w:rPr>
          <w:rFonts w:ascii="Times New Roman" w:hAnsi="Times New Roman" w:cs="Times New Roman"/>
        </w:rPr>
        <w:t>.</w:t>
      </w:r>
    </w:p>
    <w:p w:rsidR="00F76382" w:rsidP="00930B43" w:rsidRDefault="00F76382" w14:paraId="04B0BB0C" w14:textId="11F7767D">
      <w:pPr>
        <w:rPr>
          <w:rFonts w:ascii="Times New Roman" w:hAnsi="Times New Roman" w:cs="Times New Roman"/>
          <w:b/>
          <w:bCs/>
          <w:sz w:val="36"/>
          <w:szCs w:val="36"/>
        </w:rPr>
      </w:pPr>
      <w:r>
        <w:rPr>
          <w:rFonts w:ascii="Times New Roman" w:hAnsi="Times New Roman" w:cs="Times New Roman"/>
          <w:b/>
          <w:bCs/>
          <w:sz w:val="36"/>
          <w:szCs w:val="36"/>
        </w:rPr>
        <w:t xml:space="preserve">3. </w:t>
      </w:r>
      <w:r w:rsidRPr="00F76382">
        <w:rPr>
          <w:rFonts w:ascii="Times New Roman" w:hAnsi="Times New Roman" w:cs="Times New Roman"/>
          <w:b/>
          <w:bCs/>
          <w:sz w:val="36"/>
          <w:szCs w:val="36"/>
        </w:rPr>
        <w:t>Architectural Overview</w:t>
      </w:r>
    </w:p>
    <w:p w:rsidR="00F76382" w:rsidP="00930B43" w:rsidRDefault="00616033" w14:paraId="4370BDF6" w14:textId="58BC5517">
      <w:pPr>
        <w:rPr>
          <w:rFonts w:ascii="Times New Roman" w:hAnsi="Times New Roman" w:cs="Times New Roman"/>
          <w:b/>
          <w:bCs/>
          <w:sz w:val="32"/>
          <w:szCs w:val="32"/>
        </w:rPr>
      </w:pPr>
      <w:r>
        <w:rPr>
          <w:rFonts w:ascii="Times New Roman" w:hAnsi="Times New Roman" w:cs="Times New Roman"/>
          <w:b/>
          <w:bCs/>
          <w:sz w:val="32"/>
          <w:szCs w:val="32"/>
        </w:rPr>
        <w:t>3.1</w:t>
      </w:r>
      <w:r w:rsidR="00D558FE">
        <w:rPr>
          <w:rFonts w:ascii="Times New Roman" w:hAnsi="Times New Roman" w:cs="Times New Roman"/>
          <w:b/>
          <w:bCs/>
          <w:sz w:val="32"/>
          <w:szCs w:val="32"/>
        </w:rPr>
        <w:t>.</w:t>
      </w:r>
      <w:r>
        <w:rPr>
          <w:rFonts w:ascii="Times New Roman" w:hAnsi="Times New Roman" w:cs="Times New Roman"/>
          <w:b/>
          <w:bCs/>
          <w:sz w:val="32"/>
          <w:szCs w:val="32"/>
        </w:rPr>
        <w:t xml:space="preserve"> Mobile App</w:t>
      </w:r>
    </w:p>
    <w:p w:rsidR="004366CE" w:rsidP="00930B43" w:rsidRDefault="00D558FE" w14:paraId="4E2ED3EF" w14:textId="75941853">
      <w:pPr>
        <w:rPr>
          <w:rFonts w:ascii="Times New Roman" w:hAnsi="Times New Roman" w:cs="Times New Roman"/>
          <w:b/>
          <w:bCs/>
          <w:sz w:val="28"/>
          <w:szCs w:val="28"/>
        </w:rPr>
      </w:pPr>
      <w:r w:rsidRPr="001B2F3C">
        <w:rPr>
          <w:rFonts w:ascii="Times New Roman" w:hAnsi="Times New Roman" w:cs="Times New Roman"/>
          <w:b/>
          <w:bCs/>
          <w:sz w:val="28"/>
          <w:szCs w:val="28"/>
        </w:rPr>
        <w:t xml:space="preserve">3.1.1. </w:t>
      </w:r>
      <w:r w:rsidRPr="001B2F3C" w:rsidR="00356AAB">
        <w:rPr>
          <w:rFonts w:ascii="Times New Roman" w:hAnsi="Times New Roman" w:cs="Times New Roman"/>
          <w:b/>
          <w:bCs/>
          <w:sz w:val="28"/>
          <w:szCs w:val="28"/>
        </w:rPr>
        <w:t>Architectural Diagram:</w:t>
      </w:r>
    </w:p>
    <w:p w:rsidRPr="00622829" w:rsidR="00622829" w:rsidP="00622829" w:rsidRDefault="00622829" w14:paraId="29A114C3" w14:textId="60FD81E6">
      <w:pPr>
        <w:keepNext/>
        <w:rPr>
          <w:rFonts w:ascii="Times New Roman" w:hAnsi="Times New Roman" w:cs="Times New Roman"/>
          <w:b/>
          <w:bCs/>
          <w:sz w:val="28"/>
          <w:szCs w:val="28"/>
        </w:rPr>
      </w:pPr>
      <w:r w:rsidRPr="00622829">
        <w:rPr>
          <w:rFonts w:ascii="Times New Roman" w:hAnsi="Times New Roman" w:cs="Times New Roman"/>
          <w:b/>
          <w:bCs/>
          <w:noProof/>
          <w:sz w:val="28"/>
          <w:szCs w:val="28"/>
        </w:rPr>
        <w:drawing>
          <wp:inline distT="0" distB="0" distL="0" distR="0" wp14:anchorId="09F57BF5" wp14:editId="292A3BD0">
            <wp:extent cx="5943600" cy="1585595"/>
            <wp:effectExtent l="0" t="0" r="0" b="0"/>
            <wp:docPr id="591685493" name="Picture 7"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85493" name="Picture 7" descr="A close-up of a sig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85595"/>
                    </a:xfrm>
                    <a:prstGeom prst="rect">
                      <a:avLst/>
                    </a:prstGeom>
                    <a:noFill/>
                    <a:ln>
                      <a:noFill/>
                    </a:ln>
                  </pic:spPr>
                </pic:pic>
              </a:graphicData>
            </a:graphic>
          </wp:inline>
        </w:drawing>
      </w:r>
    </w:p>
    <w:p w:rsidRPr="00481AD2" w:rsidR="00356AAB" w:rsidP="00481AD2" w:rsidRDefault="00481AD2" w14:paraId="6D434640" w14:textId="7C684B53">
      <w:pPr>
        <w:pStyle w:val="Caption"/>
        <w:jc w:val="center"/>
        <w:rPr>
          <w:color w:val="auto"/>
        </w:rPr>
      </w:pPr>
      <w:r w:rsidRPr="00481AD2">
        <w:rPr>
          <w:color w:val="auto"/>
        </w:rPr>
        <w:t xml:space="preserve">Figure </w:t>
      </w:r>
      <w:r w:rsidRPr="00481AD2">
        <w:rPr>
          <w:color w:val="auto"/>
        </w:rPr>
        <w:fldChar w:fldCharType="begin"/>
      </w:r>
      <w:r w:rsidRPr="00481AD2">
        <w:rPr>
          <w:color w:val="auto"/>
        </w:rPr>
        <w:instrText xml:space="preserve"> SEQ Figure \* ARABIC </w:instrText>
      </w:r>
      <w:r w:rsidRPr="00481AD2">
        <w:rPr>
          <w:color w:val="auto"/>
        </w:rPr>
        <w:fldChar w:fldCharType="separate"/>
      </w:r>
      <w:r w:rsidR="00691259">
        <w:rPr>
          <w:noProof/>
          <w:color w:val="auto"/>
        </w:rPr>
        <w:t>1</w:t>
      </w:r>
      <w:r w:rsidRPr="00481AD2">
        <w:rPr>
          <w:color w:val="auto"/>
        </w:rPr>
        <w:fldChar w:fldCharType="end"/>
      </w:r>
      <w:r w:rsidRPr="00481AD2">
        <w:rPr>
          <w:color w:val="auto"/>
        </w:rPr>
        <w:t>: High</w:t>
      </w:r>
      <w:r w:rsidR="007C7DE0">
        <w:rPr>
          <w:color w:val="auto"/>
        </w:rPr>
        <w:t>-</w:t>
      </w:r>
      <w:r w:rsidRPr="00481AD2">
        <w:rPr>
          <w:color w:val="auto"/>
        </w:rPr>
        <w:t>level system architecture of</w:t>
      </w:r>
      <w:r w:rsidR="00AF676C">
        <w:rPr>
          <w:color w:val="auto"/>
        </w:rPr>
        <w:t xml:space="preserve"> the</w:t>
      </w:r>
      <w:r w:rsidRPr="00481AD2">
        <w:rPr>
          <w:color w:val="auto"/>
        </w:rPr>
        <w:t xml:space="preserve"> mobile </w:t>
      </w:r>
      <w:r w:rsidRPr="00481AD2" w:rsidR="003623CD">
        <w:rPr>
          <w:color w:val="auto"/>
        </w:rPr>
        <w:t>app</w:t>
      </w:r>
      <w:r w:rsidR="003623CD">
        <w:rPr>
          <w:color w:val="auto"/>
        </w:rPr>
        <w:t>lication.</w:t>
      </w:r>
    </w:p>
    <w:p w:rsidRPr="001B2F3C" w:rsidR="005029B9" w:rsidP="00C62C2F" w:rsidRDefault="00D558FE" w14:paraId="630341FB" w14:textId="6C4CC8B2">
      <w:pPr>
        <w:spacing w:before="240"/>
        <w:rPr>
          <w:rFonts w:ascii="Times New Roman" w:hAnsi="Times New Roman" w:cs="Times New Roman"/>
          <w:b/>
          <w:bCs/>
          <w:sz w:val="28"/>
          <w:szCs w:val="28"/>
        </w:rPr>
      </w:pPr>
      <w:r w:rsidRPr="001B2F3C">
        <w:rPr>
          <w:rFonts w:ascii="Times New Roman" w:hAnsi="Times New Roman" w:cs="Times New Roman"/>
          <w:b/>
          <w:bCs/>
          <w:sz w:val="28"/>
          <w:szCs w:val="28"/>
        </w:rPr>
        <w:t xml:space="preserve">3.1.2. </w:t>
      </w:r>
      <w:r w:rsidRPr="001B2F3C" w:rsidR="005029B9">
        <w:rPr>
          <w:rFonts w:ascii="Times New Roman" w:hAnsi="Times New Roman" w:cs="Times New Roman"/>
          <w:b/>
          <w:bCs/>
          <w:sz w:val="28"/>
          <w:szCs w:val="28"/>
        </w:rPr>
        <w:t>Discussion of the Architecture:</w:t>
      </w:r>
    </w:p>
    <w:p w:rsidR="002A1134" w:rsidP="00C62C2F" w:rsidRDefault="005C783E" w14:paraId="4E8B7899" w14:textId="7D930CED">
      <w:pPr>
        <w:spacing w:before="240"/>
        <w:ind w:firstLine="720"/>
        <w:rPr>
          <w:rFonts w:ascii="Times New Roman" w:hAnsi="Times New Roman" w:cs="Times New Roman"/>
        </w:rPr>
      </w:pPr>
      <w:r>
        <w:rPr>
          <w:rFonts w:ascii="Times New Roman" w:hAnsi="Times New Roman" w:cs="Times New Roman"/>
        </w:rPr>
        <w:t>In this section</w:t>
      </w:r>
      <w:r w:rsidR="00B62E8A">
        <w:rPr>
          <w:rFonts w:ascii="Times New Roman" w:hAnsi="Times New Roman" w:cs="Times New Roman"/>
        </w:rPr>
        <w:t>,</w:t>
      </w:r>
      <w:r>
        <w:rPr>
          <w:rFonts w:ascii="Times New Roman" w:hAnsi="Times New Roman" w:cs="Times New Roman"/>
        </w:rPr>
        <w:t xml:space="preserve"> we discuss the details of </w:t>
      </w:r>
      <w:r w:rsidR="00AF0D6B">
        <w:rPr>
          <w:rFonts w:ascii="Times New Roman" w:hAnsi="Times New Roman" w:cs="Times New Roman"/>
        </w:rPr>
        <w:t xml:space="preserve">each component’s </w:t>
      </w:r>
      <w:r w:rsidR="001877FB">
        <w:rPr>
          <w:rFonts w:ascii="Times New Roman" w:hAnsi="Times New Roman" w:cs="Times New Roman"/>
        </w:rPr>
        <w:t>responsibilities, communication mechanisms</w:t>
      </w:r>
      <w:r w:rsidR="00B62E8A">
        <w:rPr>
          <w:rFonts w:ascii="Times New Roman" w:hAnsi="Times New Roman" w:cs="Times New Roman"/>
        </w:rPr>
        <w:t>,</w:t>
      </w:r>
      <w:r w:rsidR="001877FB">
        <w:rPr>
          <w:rFonts w:ascii="Times New Roman" w:hAnsi="Times New Roman" w:cs="Times New Roman"/>
        </w:rPr>
        <w:t xml:space="preserve"> and the influences </w:t>
      </w:r>
      <w:r w:rsidR="00B62E8A">
        <w:rPr>
          <w:rFonts w:ascii="Times New Roman" w:hAnsi="Times New Roman" w:cs="Times New Roman"/>
        </w:rPr>
        <w:t>of</w:t>
      </w:r>
      <w:r w:rsidR="001877FB">
        <w:rPr>
          <w:rFonts w:ascii="Times New Roman" w:hAnsi="Times New Roman" w:cs="Times New Roman"/>
        </w:rPr>
        <w:t xml:space="preserve"> other </w:t>
      </w:r>
      <w:r w:rsidR="00A4738A">
        <w:rPr>
          <w:rFonts w:ascii="Times New Roman" w:hAnsi="Times New Roman" w:cs="Times New Roman"/>
        </w:rPr>
        <w:t>architectural components for the mobile app.</w:t>
      </w:r>
    </w:p>
    <w:p w:rsidR="00156B2C" w:rsidP="00C62C2F" w:rsidRDefault="00156B2C" w14:paraId="2B1ADD94" w14:textId="5421C069">
      <w:pPr>
        <w:spacing w:before="240"/>
        <w:rPr>
          <w:rFonts w:ascii="Times New Roman" w:hAnsi="Times New Roman" w:cs="Times New Roman"/>
          <w:b/>
          <w:bCs/>
        </w:rPr>
      </w:pPr>
      <w:r w:rsidRPr="00E4426B">
        <w:rPr>
          <w:rFonts w:ascii="Times New Roman" w:hAnsi="Times New Roman" w:cs="Times New Roman"/>
          <w:b/>
          <w:bCs/>
        </w:rPr>
        <w:t>Responsibilities</w:t>
      </w:r>
      <w:r>
        <w:rPr>
          <w:rFonts w:ascii="Times New Roman" w:hAnsi="Times New Roman" w:cs="Times New Roman"/>
        </w:rPr>
        <w:t xml:space="preserve"> of each </w:t>
      </w:r>
      <w:bookmarkStart w:name="_Int_nPI6H4A5" w:id="1"/>
      <w:r>
        <w:rPr>
          <w:rFonts w:ascii="Times New Roman" w:hAnsi="Times New Roman" w:cs="Times New Roman"/>
        </w:rPr>
        <w:t>component</w:t>
      </w:r>
      <w:bookmarkEnd w:id="1"/>
      <w:r>
        <w:rPr>
          <w:rFonts w:ascii="Times New Roman" w:hAnsi="Times New Roman" w:cs="Times New Roman"/>
        </w:rPr>
        <w:t xml:space="preserve"> in the high-level architecture:</w:t>
      </w:r>
    </w:p>
    <w:p w:rsidR="00161841" w:rsidP="00C62C2F" w:rsidRDefault="00982B89" w14:paraId="568E69EF" w14:textId="69E8C963">
      <w:pPr>
        <w:pStyle w:val="ListParagraph"/>
        <w:numPr>
          <w:ilvl w:val="0"/>
          <w:numId w:val="26"/>
        </w:numPr>
        <w:spacing w:before="240"/>
        <w:rPr>
          <w:rFonts w:ascii="Times New Roman" w:hAnsi="Times New Roman" w:cs="Times New Roman"/>
          <w:b/>
          <w:bCs/>
        </w:rPr>
      </w:pPr>
      <w:r w:rsidRPr="00161841">
        <w:rPr>
          <w:rFonts w:ascii="Times New Roman" w:hAnsi="Times New Roman" w:cs="Times New Roman"/>
          <w:b/>
          <w:bCs/>
        </w:rPr>
        <w:t>Select Image</w:t>
      </w:r>
    </w:p>
    <w:p w:rsidR="00156B2C" w:rsidP="00C62C2F" w:rsidRDefault="000377A2" w14:paraId="11F60B05" w14:textId="6BB1BE50">
      <w:pPr>
        <w:pStyle w:val="ListParagraph"/>
        <w:numPr>
          <w:ilvl w:val="1"/>
          <w:numId w:val="26"/>
        </w:numPr>
        <w:spacing w:before="240"/>
        <w:rPr>
          <w:rFonts w:ascii="Times New Roman" w:hAnsi="Times New Roman" w:cs="Times New Roman"/>
        </w:rPr>
      </w:pPr>
      <w:r>
        <w:rPr>
          <w:rFonts w:ascii="Times New Roman" w:hAnsi="Times New Roman" w:cs="Times New Roman"/>
        </w:rPr>
        <w:t xml:space="preserve">Allows </w:t>
      </w:r>
      <w:r w:rsidR="003623CD">
        <w:rPr>
          <w:rFonts w:ascii="Times New Roman" w:hAnsi="Times New Roman" w:cs="Times New Roman"/>
        </w:rPr>
        <w:t xml:space="preserve">the </w:t>
      </w:r>
      <w:r>
        <w:rPr>
          <w:rFonts w:ascii="Times New Roman" w:hAnsi="Times New Roman" w:cs="Times New Roman"/>
        </w:rPr>
        <w:t xml:space="preserve">user to </w:t>
      </w:r>
      <w:r w:rsidR="00156B2C">
        <w:rPr>
          <w:rFonts w:ascii="Times New Roman" w:hAnsi="Times New Roman" w:cs="Times New Roman"/>
        </w:rPr>
        <w:t>choose</w:t>
      </w:r>
      <w:r>
        <w:rPr>
          <w:rFonts w:ascii="Times New Roman" w:hAnsi="Times New Roman" w:cs="Times New Roman"/>
        </w:rPr>
        <w:t xml:space="preserve"> an image from their device, or the camera.</w:t>
      </w:r>
    </w:p>
    <w:p w:rsidR="00E876CB" w:rsidP="00C62C2F" w:rsidRDefault="00E876CB" w14:paraId="2DC1D652" w14:textId="54B4C323">
      <w:pPr>
        <w:pStyle w:val="ListParagraph"/>
        <w:numPr>
          <w:ilvl w:val="1"/>
          <w:numId w:val="26"/>
        </w:numPr>
        <w:spacing w:before="240"/>
        <w:rPr>
          <w:rFonts w:ascii="Times New Roman" w:hAnsi="Times New Roman" w:cs="Times New Roman"/>
        </w:rPr>
      </w:pPr>
      <w:r>
        <w:rPr>
          <w:rFonts w:ascii="Times New Roman" w:hAnsi="Times New Roman" w:cs="Times New Roman"/>
        </w:rPr>
        <w:t>Functionality to pick, crop</w:t>
      </w:r>
      <w:r w:rsidR="003501A6">
        <w:rPr>
          <w:rFonts w:ascii="Times New Roman" w:hAnsi="Times New Roman" w:cs="Times New Roman"/>
        </w:rPr>
        <w:t>,</w:t>
      </w:r>
      <w:r>
        <w:rPr>
          <w:rFonts w:ascii="Times New Roman" w:hAnsi="Times New Roman" w:cs="Times New Roman"/>
        </w:rPr>
        <w:t xml:space="preserve"> and resize </w:t>
      </w:r>
      <w:r w:rsidR="003501A6">
        <w:rPr>
          <w:rFonts w:ascii="Times New Roman" w:hAnsi="Times New Roman" w:cs="Times New Roman"/>
        </w:rPr>
        <w:t xml:space="preserve">an </w:t>
      </w:r>
      <w:r>
        <w:rPr>
          <w:rFonts w:ascii="Times New Roman" w:hAnsi="Times New Roman" w:cs="Times New Roman"/>
        </w:rPr>
        <w:t xml:space="preserve">image according to </w:t>
      </w:r>
      <w:r w:rsidR="007C7DE0">
        <w:rPr>
          <w:rFonts w:ascii="Times New Roman" w:hAnsi="Times New Roman" w:cs="Times New Roman"/>
        </w:rPr>
        <w:t>the </w:t>
      </w:r>
      <w:r>
        <w:rPr>
          <w:rFonts w:ascii="Times New Roman" w:hAnsi="Times New Roman" w:cs="Times New Roman"/>
        </w:rPr>
        <w:t>user’s need.</w:t>
      </w:r>
    </w:p>
    <w:p w:rsidR="00156B2C" w:rsidP="00C62C2F" w:rsidRDefault="004B2D26" w14:paraId="4AF0A1DA" w14:textId="77777777">
      <w:pPr>
        <w:pStyle w:val="ListParagraph"/>
        <w:numPr>
          <w:ilvl w:val="0"/>
          <w:numId w:val="26"/>
        </w:numPr>
        <w:spacing w:before="240"/>
        <w:rPr>
          <w:rFonts w:ascii="Times New Roman" w:hAnsi="Times New Roman" w:cs="Times New Roman"/>
          <w:b/>
          <w:bCs/>
        </w:rPr>
      </w:pPr>
      <w:r w:rsidRPr="004B2D26">
        <w:rPr>
          <w:rFonts w:ascii="Times New Roman" w:hAnsi="Times New Roman" w:cs="Times New Roman"/>
          <w:b/>
          <w:bCs/>
        </w:rPr>
        <w:t>Classify Image</w:t>
      </w:r>
    </w:p>
    <w:p w:rsidRPr="00156B2C" w:rsidR="00156B2C" w:rsidP="00C62C2F" w:rsidRDefault="004B2D26" w14:paraId="3ABBD92D" w14:textId="7D8233D4">
      <w:pPr>
        <w:pStyle w:val="ListParagraph"/>
        <w:numPr>
          <w:ilvl w:val="1"/>
          <w:numId w:val="26"/>
        </w:numPr>
        <w:spacing w:before="240"/>
        <w:rPr>
          <w:rFonts w:ascii="Times New Roman" w:hAnsi="Times New Roman" w:cs="Times New Roman"/>
          <w:b/>
          <w:bCs/>
        </w:rPr>
      </w:pPr>
      <w:r w:rsidRPr="00156B2C">
        <w:rPr>
          <w:rFonts w:ascii="Times New Roman" w:hAnsi="Times New Roman" w:cs="Times New Roman"/>
        </w:rPr>
        <w:t xml:space="preserve">Processes the selected image using our Image Classification model </w:t>
      </w:r>
      <w:r w:rsidRPr="00156B2C" w:rsidR="00DA7BD7">
        <w:rPr>
          <w:rFonts w:ascii="Times New Roman" w:hAnsi="Times New Roman" w:cs="Times New Roman"/>
        </w:rPr>
        <w:t xml:space="preserve">to predict the type of </w:t>
      </w:r>
      <w:r w:rsidR="00A86234">
        <w:rPr>
          <w:rFonts w:ascii="Times New Roman" w:hAnsi="Times New Roman" w:cs="Times New Roman"/>
        </w:rPr>
        <w:t>s</w:t>
      </w:r>
      <w:r w:rsidRPr="00156B2C" w:rsidR="00DA7BD7">
        <w:rPr>
          <w:rFonts w:ascii="Times New Roman" w:hAnsi="Times New Roman" w:cs="Times New Roman"/>
        </w:rPr>
        <w:t>herd.</w:t>
      </w:r>
    </w:p>
    <w:p w:rsidRPr="00F0722A" w:rsidR="00E876CB" w:rsidP="00C62C2F" w:rsidRDefault="001B2F3C" w14:paraId="23B63C41" w14:textId="3F637C45">
      <w:pPr>
        <w:pStyle w:val="ListParagraph"/>
        <w:numPr>
          <w:ilvl w:val="1"/>
          <w:numId w:val="26"/>
        </w:numPr>
        <w:spacing w:before="240"/>
        <w:rPr>
          <w:rFonts w:ascii="Times New Roman" w:hAnsi="Times New Roman" w:cs="Times New Roman"/>
          <w:b/>
          <w:bCs/>
        </w:rPr>
      </w:pPr>
      <w:r w:rsidRPr="00156B2C">
        <w:rPr>
          <w:rFonts w:ascii="Times New Roman" w:hAnsi="Times New Roman" w:cs="Times New Roman"/>
        </w:rPr>
        <w:t>Integration of a custom</w:t>
      </w:r>
      <w:r w:rsidR="00153401">
        <w:rPr>
          <w:rFonts w:ascii="Times New Roman" w:hAnsi="Times New Roman" w:cs="Times New Roman"/>
        </w:rPr>
        <w:t>-</w:t>
      </w:r>
      <w:r w:rsidRPr="00156B2C">
        <w:rPr>
          <w:rFonts w:ascii="Times New Roman" w:hAnsi="Times New Roman" w:cs="Times New Roman"/>
        </w:rPr>
        <w:t xml:space="preserve">trained </w:t>
      </w:r>
      <w:r w:rsidRPr="00156B2C" w:rsidR="00156B2C">
        <w:rPr>
          <w:rFonts w:ascii="Times New Roman" w:hAnsi="Times New Roman" w:cs="Times New Roman"/>
        </w:rPr>
        <w:t>TensorFlow</w:t>
      </w:r>
      <w:r w:rsidRPr="00156B2C">
        <w:rPr>
          <w:rFonts w:ascii="Times New Roman" w:hAnsi="Times New Roman" w:cs="Times New Roman"/>
        </w:rPr>
        <w:t xml:space="preserve"> model</w:t>
      </w:r>
      <w:r w:rsidRPr="00156B2C" w:rsidR="00156B2C">
        <w:rPr>
          <w:rFonts w:ascii="Times New Roman" w:hAnsi="Times New Roman" w:cs="Times New Roman"/>
        </w:rPr>
        <w:t xml:space="preserve"> for real</w:t>
      </w:r>
      <w:r w:rsidR="003501A6">
        <w:rPr>
          <w:rFonts w:ascii="Times New Roman" w:hAnsi="Times New Roman" w:cs="Times New Roman"/>
        </w:rPr>
        <w:t>-</w:t>
      </w:r>
      <w:r w:rsidRPr="00156B2C" w:rsidR="00156B2C">
        <w:rPr>
          <w:rFonts w:ascii="Times New Roman" w:hAnsi="Times New Roman" w:cs="Times New Roman"/>
        </w:rPr>
        <w:t>time classification.</w:t>
      </w:r>
    </w:p>
    <w:p w:rsidR="00F0722A" w:rsidP="00C62C2F" w:rsidRDefault="00F0722A" w14:paraId="204EC2C3" w14:textId="5F8CC8CA">
      <w:pPr>
        <w:pStyle w:val="ListParagraph"/>
        <w:numPr>
          <w:ilvl w:val="0"/>
          <w:numId w:val="26"/>
        </w:numPr>
        <w:spacing w:before="240"/>
        <w:rPr>
          <w:rFonts w:ascii="Times New Roman" w:hAnsi="Times New Roman" w:cs="Times New Roman"/>
          <w:b/>
          <w:bCs/>
        </w:rPr>
      </w:pPr>
      <w:r w:rsidRPr="00F0722A">
        <w:rPr>
          <w:rFonts w:ascii="Times New Roman" w:hAnsi="Times New Roman" w:cs="Times New Roman"/>
          <w:b/>
          <w:bCs/>
        </w:rPr>
        <w:t>Local Storage</w:t>
      </w:r>
    </w:p>
    <w:p w:rsidRPr="00192E19" w:rsidR="00B2449E" w:rsidP="00C62C2F" w:rsidRDefault="00F0722A" w14:paraId="41DEC391" w14:textId="09052B2C">
      <w:pPr>
        <w:pStyle w:val="ListParagraph"/>
        <w:numPr>
          <w:ilvl w:val="1"/>
          <w:numId w:val="26"/>
        </w:numPr>
        <w:spacing w:before="240"/>
        <w:rPr>
          <w:rFonts w:ascii="Times New Roman" w:hAnsi="Times New Roman" w:cs="Times New Roman"/>
          <w:b/>
          <w:bCs/>
        </w:rPr>
      </w:pPr>
      <w:r w:rsidRPr="00B2449E">
        <w:rPr>
          <w:rFonts w:ascii="Times New Roman" w:hAnsi="Times New Roman" w:cs="Times New Roman"/>
        </w:rPr>
        <w:t xml:space="preserve">Store the selected image and classification results </w:t>
      </w:r>
      <w:r w:rsidRPr="00B2449E" w:rsidR="00B2449E">
        <w:rPr>
          <w:rFonts w:ascii="Times New Roman" w:hAnsi="Times New Roman" w:cs="Times New Roman"/>
        </w:rPr>
        <w:t>for offline access/caching</w:t>
      </w:r>
      <w:r w:rsidR="00B2449E">
        <w:rPr>
          <w:rFonts w:ascii="Times New Roman" w:hAnsi="Times New Roman" w:cs="Times New Roman"/>
        </w:rPr>
        <w:t>.</w:t>
      </w:r>
    </w:p>
    <w:p w:rsidRPr="00375DC5" w:rsidR="00192E19" w:rsidP="00C62C2F" w:rsidRDefault="00192E19" w14:paraId="7BADA2E9" w14:textId="2848CC17">
      <w:pPr>
        <w:pStyle w:val="ListParagraph"/>
        <w:numPr>
          <w:ilvl w:val="0"/>
          <w:numId w:val="26"/>
        </w:numPr>
        <w:spacing w:before="240"/>
        <w:rPr>
          <w:rFonts w:ascii="Times New Roman" w:hAnsi="Times New Roman" w:cs="Times New Roman"/>
          <w:b/>
          <w:bCs/>
        </w:rPr>
      </w:pPr>
      <w:r w:rsidRPr="00375DC5">
        <w:rPr>
          <w:rFonts w:ascii="Times New Roman" w:hAnsi="Times New Roman" w:cs="Times New Roman"/>
          <w:b/>
          <w:bCs/>
        </w:rPr>
        <w:t>Authentication</w:t>
      </w:r>
    </w:p>
    <w:p w:rsidRPr="003501A6" w:rsidR="03EBE7BD" w:rsidP="03EBE7BD" w:rsidRDefault="009C13A7" w14:paraId="6913873C" w14:textId="11B2764C">
      <w:pPr>
        <w:pStyle w:val="ListParagraph"/>
        <w:numPr>
          <w:ilvl w:val="1"/>
          <w:numId w:val="26"/>
        </w:numPr>
        <w:spacing w:before="240"/>
        <w:rPr>
          <w:rFonts w:ascii="Times New Roman" w:hAnsi="Times New Roman" w:cs="Times New Roman"/>
        </w:rPr>
      </w:pPr>
      <w:r w:rsidRPr="03EBE7BD">
        <w:rPr>
          <w:rFonts w:ascii="Times New Roman" w:hAnsi="Times New Roman" w:cs="Times New Roman"/>
        </w:rPr>
        <w:t>Manage</w:t>
      </w:r>
      <w:r w:rsidRPr="03EBE7BD" w:rsidR="2975AAC1">
        <w:rPr>
          <w:rFonts w:ascii="Times New Roman" w:hAnsi="Times New Roman" w:cs="Times New Roman"/>
        </w:rPr>
        <w:t xml:space="preserve"> login</w:t>
      </w:r>
      <w:r w:rsidRPr="03EBE7BD" w:rsidR="156D841E">
        <w:rPr>
          <w:rFonts w:ascii="Times New Roman" w:hAnsi="Times New Roman" w:cs="Times New Roman"/>
        </w:rPr>
        <w:t>, logout</w:t>
      </w:r>
      <w:r w:rsidRPr="03EBE7BD" w:rsidR="2975AAC1">
        <w:rPr>
          <w:rFonts w:ascii="Times New Roman" w:hAnsi="Times New Roman" w:cs="Times New Roman"/>
        </w:rPr>
        <w:t>, registration</w:t>
      </w:r>
      <w:r w:rsidRPr="03EBE7BD" w:rsidR="156D841E">
        <w:rPr>
          <w:rFonts w:ascii="Times New Roman" w:hAnsi="Times New Roman" w:cs="Times New Roman"/>
        </w:rPr>
        <w:t xml:space="preserve">, and authentication status to write data in </w:t>
      </w:r>
      <w:r w:rsidR="00FD7FD8">
        <w:rPr>
          <w:rFonts w:ascii="Times New Roman" w:hAnsi="Times New Roman" w:cs="Times New Roman"/>
        </w:rPr>
        <w:t xml:space="preserve">a </w:t>
      </w:r>
      <w:r w:rsidRPr="03EBE7BD" w:rsidR="156D841E">
        <w:rPr>
          <w:rFonts w:ascii="Times New Roman" w:hAnsi="Times New Roman" w:cs="Times New Roman"/>
        </w:rPr>
        <w:t>cloud database.</w:t>
      </w:r>
      <w:r w:rsidRPr="03EBE7BD" w:rsidR="2975AAC1">
        <w:rPr>
          <w:rFonts w:ascii="Times New Roman" w:hAnsi="Times New Roman" w:cs="Times New Roman"/>
        </w:rPr>
        <w:t xml:space="preserve"> </w:t>
      </w:r>
    </w:p>
    <w:p w:rsidR="00B2449E" w:rsidP="00C62C2F" w:rsidRDefault="008D7F3C" w14:paraId="4AEDAD12" w14:textId="698B5CCC">
      <w:pPr>
        <w:pStyle w:val="ListParagraph"/>
        <w:numPr>
          <w:ilvl w:val="0"/>
          <w:numId w:val="26"/>
        </w:numPr>
        <w:spacing w:before="240"/>
        <w:rPr>
          <w:rFonts w:ascii="Times New Roman" w:hAnsi="Times New Roman" w:cs="Times New Roman"/>
          <w:b/>
          <w:bCs/>
        </w:rPr>
      </w:pPr>
      <w:r>
        <w:rPr>
          <w:rFonts w:ascii="Times New Roman" w:hAnsi="Times New Roman" w:cs="Times New Roman"/>
          <w:b/>
          <w:bCs/>
        </w:rPr>
        <w:t>Cloud Storage</w:t>
      </w:r>
    </w:p>
    <w:p w:rsidRPr="004C7F34" w:rsidR="002B7B9E" w:rsidP="00C62C2F" w:rsidRDefault="008D7F3C" w14:paraId="7EDFF14C" w14:textId="69E8C572">
      <w:pPr>
        <w:pStyle w:val="ListParagraph"/>
        <w:numPr>
          <w:ilvl w:val="1"/>
          <w:numId w:val="26"/>
        </w:numPr>
        <w:spacing w:before="240"/>
        <w:rPr>
          <w:rFonts w:ascii="Times New Roman" w:hAnsi="Times New Roman" w:cs="Times New Roman"/>
          <w:b/>
          <w:bCs/>
        </w:rPr>
      </w:pPr>
      <w:r w:rsidRPr="008A60EA">
        <w:rPr>
          <w:rFonts w:ascii="Times New Roman" w:hAnsi="Times New Roman" w:cs="Times New Roman"/>
        </w:rPr>
        <w:t>Stores the selected images and their respective classification results</w:t>
      </w:r>
      <w:r w:rsidRPr="008A60EA" w:rsidR="002B7B9E">
        <w:rPr>
          <w:rFonts w:ascii="Times New Roman" w:hAnsi="Times New Roman" w:cs="Times New Roman"/>
        </w:rPr>
        <w:t xml:space="preserve"> in a Database for cloud-based sharing, archiv</w:t>
      </w:r>
      <w:r w:rsidR="00AD48C8">
        <w:rPr>
          <w:rFonts w:ascii="Times New Roman" w:hAnsi="Times New Roman" w:cs="Times New Roman"/>
        </w:rPr>
        <w:t>ing,</w:t>
      </w:r>
      <w:r w:rsidRPr="008A60EA" w:rsidR="002B7B9E">
        <w:rPr>
          <w:rFonts w:ascii="Times New Roman" w:hAnsi="Times New Roman" w:cs="Times New Roman"/>
        </w:rPr>
        <w:t xml:space="preserve"> and/or backup.</w:t>
      </w:r>
    </w:p>
    <w:p w:rsidRPr="00C62C2F" w:rsidR="004C7F34" w:rsidP="00C62C2F" w:rsidRDefault="004C7F34" w14:paraId="29487F42" w14:textId="30867F11">
      <w:pPr>
        <w:pStyle w:val="ListParagraph"/>
        <w:numPr>
          <w:ilvl w:val="0"/>
          <w:numId w:val="26"/>
        </w:numPr>
        <w:spacing w:before="240"/>
        <w:rPr>
          <w:rFonts w:ascii="Times New Roman" w:hAnsi="Times New Roman" w:cs="Times New Roman"/>
          <w:b/>
          <w:bCs/>
        </w:rPr>
      </w:pPr>
      <w:r w:rsidRPr="00C62C2F">
        <w:rPr>
          <w:rFonts w:ascii="Times New Roman" w:hAnsi="Times New Roman" w:cs="Times New Roman"/>
          <w:b/>
          <w:bCs/>
        </w:rPr>
        <w:t>Display Query</w:t>
      </w:r>
    </w:p>
    <w:p w:rsidRPr="008A60EA" w:rsidR="004C7F34" w:rsidP="00C62C2F" w:rsidRDefault="004C7F34" w14:paraId="5FFDC66D" w14:textId="58472381">
      <w:pPr>
        <w:pStyle w:val="ListParagraph"/>
        <w:numPr>
          <w:ilvl w:val="1"/>
          <w:numId w:val="26"/>
        </w:numPr>
        <w:spacing w:before="240"/>
        <w:rPr>
          <w:rFonts w:ascii="Times New Roman" w:hAnsi="Times New Roman" w:cs="Times New Roman"/>
          <w:b/>
          <w:bCs/>
        </w:rPr>
      </w:pPr>
      <w:r>
        <w:rPr>
          <w:rFonts w:ascii="Times New Roman" w:hAnsi="Times New Roman" w:cs="Times New Roman"/>
        </w:rPr>
        <w:t>Presents query fetched from cloud/local database to the user in an appealing format.</w:t>
      </w:r>
    </w:p>
    <w:p w:rsidR="00E4426B" w:rsidP="00C62C2F" w:rsidRDefault="00E4426B" w14:paraId="206CC3DF" w14:textId="77777777">
      <w:pPr>
        <w:spacing w:before="240"/>
        <w:rPr>
          <w:rFonts w:ascii="Times New Roman" w:hAnsi="Times New Roman" w:cs="Times New Roman"/>
        </w:rPr>
      </w:pPr>
      <w:r w:rsidRPr="00E4426B">
        <w:rPr>
          <w:rFonts w:ascii="Times New Roman" w:hAnsi="Times New Roman" w:cs="Times New Roman"/>
          <w:b/>
          <w:bCs/>
        </w:rPr>
        <w:t>Communication Mechanisms and Information/Control Flows</w:t>
      </w:r>
      <w:r>
        <w:rPr>
          <w:rFonts w:ascii="Times New Roman" w:hAnsi="Times New Roman" w:cs="Times New Roman"/>
        </w:rPr>
        <w:t xml:space="preserve"> of each component in the high-level architecture:</w:t>
      </w:r>
    </w:p>
    <w:p w:rsidRPr="00C62C2F" w:rsidR="00C62C2F" w:rsidP="00C62C2F" w:rsidRDefault="00C62C2F" w14:paraId="7C568E8D" w14:textId="77777777">
      <w:pPr>
        <w:pStyle w:val="ListParagraph"/>
        <w:numPr>
          <w:ilvl w:val="0"/>
          <w:numId w:val="28"/>
        </w:numPr>
        <w:spacing w:before="240" w:line="276" w:lineRule="auto"/>
        <w:rPr>
          <w:rFonts w:ascii="Times New Roman" w:hAnsi="Times New Roman" w:cs="Times New Roman"/>
          <w:b/>
          <w:bCs/>
        </w:rPr>
      </w:pPr>
      <w:r w:rsidRPr="00C62C2F">
        <w:rPr>
          <w:rFonts w:ascii="Times New Roman" w:hAnsi="Times New Roman" w:cs="Times New Roman"/>
          <w:b/>
          <w:bCs/>
        </w:rPr>
        <w:t>User Interaction</w:t>
      </w:r>
    </w:p>
    <w:p w:rsidRPr="00C62C2F" w:rsidR="00C62C2F" w:rsidP="00C62C2F" w:rsidRDefault="00AD48C8" w14:paraId="1FA7B0C2" w14:textId="0F4CAFDB">
      <w:pPr>
        <w:pStyle w:val="ListParagraph"/>
        <w:numPr>
          <w:ilvl w:val="1"/>
          <w:numId w:val="28"/>
        </w:numPr>
        <w:spacing w:before="240" w:line="276" w:lineRule="auto"/>
        <w:rPr>
          <w:rFonts w:ascii="Times New Roman" w:hAnsi="Times New Roman" w:cs="Times New Roman"/>
        </w:rPr>
      </w:pPr>
      <w:r>
        <w:rPr>
          <w:rFonts w:ascii="Times New Roman" w:hAnsi="Times New Roman" w:cs="Times New Roman"/>
        </w:rPr>
        <w:t>The u</w:t>
      </w:r>
      <w:r w:rsidRPr="00C62C2F" w:rsidR="00C62C2F">
        <w:rPr>
          <w:rFonts w:ascii="Times New Roman" w:hAnsi="Times New Roman" w:cs="Times New Roman"/>
        </w:rPr>
        <w:t>ser selects an image; this triggers the Classify Image module.</w:t>
      </w:r>
    </w:p>
    <w:p w:rsidRPr="00C62C2F" w:rsidR="00C62C2F" w:rsidP="00C62C2F" w:rsidRDefault="0020694F" w14:paraId="7F34CDED" w14:textId="236CBEE2">
      <w:pPr>
        <w:pStyle w:val="ListParagraph"/>
        <w:numPr>
          <w:ilvl w:val="1"/>
          <w:numId w:val="28"/>
        </w:numPr>
        <w:spacing w:before="240" w:line="276" w:lineRule="auto"/>
        <w:rPr>
          <w:rFonts w:ascii="Times New Roman" w:hAnsi="Times New Roman" w:cs="Times New Roman"/>
        </w:rPr>
      </w:pPr>
      <w:r w:rsidRPr="546CAB1D">
        <w:rPr>
          <w:rFonts w:ascii="Times New Roman" w:hAnsi="Times New Roman" w:cs="Times New Roman"/>
        </w:rPr>
        <w:t>The user</w:t>
      </w:r>
      <w:r w:rsidRPr="546CAB1D" w:rsidR="00C62C2F">
        <w:rPr>
          <w:rFonts w:ascii="Times New Roman" w:hAnsi="Times New Roman" w:cs="Times New Roman"/>
        </w:rPr>
        <w:t xml:space="preserve"> selects the option to </w:t>
      </w:r>
      <w:r w:rsidRPr="546CAB1D" w:rsidR="00153401">
        <w:rPr>
          <w:rFonts w:ascii="Times New Roman" w:hAnsi="Times New Roman" w:cs="Times New Roman"/>
        </w:rPr>
        <w:t>l</w:t>
      </w:r>
      <w:r w:rsidRPr="546CAB1D" w:rsidR="00C62C2F">
        <w:rPr>
          <w:rFonts w:ascii="Times New Roman" w:hAnsi="Times New Roman" w:cs="Times New Roman"/>
        </w:rPr>
        <w:t>og</w:t>
      </w:r>
      <w:r w:rsidRPr="546CAB1D" w:rsidR="00153401">
        <w:rPr>
          <w:rFonts w:ascii="Times New Roman" w:hAnsi="Times New Roman" w:cs="Times New Roman"/>
        </w:rPr>
        <w:t xml:space="preserve"> </w:t>
      </w:r>
      <w:r w:rsidRPr="546CAB1D" w:rsidR="00C62C2F">
        <w:rPr>
          <w:rFonts w:ascii="Times New Roman" w:hAnsi="Times New Roman" w:cs="Times New Roman"/>
        </w:rPr>
        <w:t>in/</w:t>
      </w:r>
      <w:r w:rsidRPr="546CAB1D" w:rsidR="00153401">
        <w:rPr>
          <w:rFonts w:ascii="Times New Roman" w:hAnsi="Times New Roman" w:cs="Times New Roman"/>
        </w:rPr>
        <w:t>r</w:t>
      </w:r>
      <w:r w:rsidRPr="546CAB1D" w:rsidR="00C62C2F">
        <w:rPr>
          <w:rFonts w:ascii="Times New Roman" w:hAnsi="Times New Roman" w:cs="Times New Roman"/>
        </w:rPr>
        <w:t>egister</w:t>
      </w:r>
      <w:r w:rsidRPr="546CAB1D" w:rsidR="37690F2D">
        <w:rPr>
          <w:rFonts w:ascii="Times New Roman" w:hAnsi="Times New Roman" w:cs="Times New Roman"/>
        </w:rPr>
        <w:t>,</w:t>
      </w:r>
      <w:r w:rsidRPr="546CAB1D" w:rsidR="00C62C2F">
        <w:rPr>
          <w:rFonts w:ascii="Times New Roman" w:hAnsi="Times New Roman" w:cs="Times New Roman"/>
        </w:rPr>
        <w:t xml:space="preserve"> which triggers the Authentication module.</w:t>
      </w:r>
    </w:p>
    <w:p w:rsidRPr="00C62C2F" w:rsidR="00C62C2F" w:rsidP="00C62C2F" w:rsidRDefault="0020694F" w14:paraId="27CCF9EE" w14:textId="0E586817">
      <w:pPr>
        <w:pStyle w:val="ListParagraph"/>
        <w:numPr>
          <w:ilvl w:val="1"/>
          <w:numId w:val="28"/>
        </w:numPr>
        <w:spacing w:before="240" w:line="276" w:lineRule="auto"/>
        <w:rPr>
          <w:rFonts w:ascii="Times New Roman" w:hAnsi="Times New Roman" w:cs="Times New Roman"/>
          <w:b/>
          <w:bCs/>
        </w:rPr>
      </w:pPr>
      <w:r>
        <w:rPr>
          <w:rFonts w:ascii="Times New Roman" w:hAnsi="Times New Roman" w:cs="Times New Roman"/>
        </w:rPr>
        <w:t>The user</w:t>
      </w:r>
      <w:r w:rsidRPr="00C62C2F" w:rsidR="00C62C2F">
        <w:rPr>
          <w:rFonts w:ascii="Times New Roman" w:hAnsi="Times New Roman" w:cs="Times New Roman"/>
        </w:rPr>
        <w:t xml:space="preserve"> selects the option to see classification history</w:t>
      </w:r>
      <w:r w:rsidR="00514B33">
        <w:rPr>
          <w:rFonts w:ascii="Times New Roman" w:hAnsi="Times New Roman" w:cs="Times New Roman"/>
        </w:rPr>
        <w:t>,</w:t>
      </w:r>
      <w:r w:rsidRPr="00C62C2F" w:rsidR="00C62C2F">
        <w:rPr>
          <w:rFonts w:ascii="Times New Roman" w:hAnsi="Times New Roman" w:cs="Times New Roman"/>
        </w:rPr>
        <w:t xml:space="preserve"> which triggers </w:t>
      </w:r>
      <w:r w:rsidR="00514B33">
        <w:rPr>
          <w:rFonts w:ascii="Times New Roman" w:hAnsi="Times New Roman" w:cs="Times New Roman"/>
        </w:rPr>
        <w:t xml:space="preserve">the </w:t>
      </w:r>
      <w:r w:rsidRPr="00C62C2F" w:rsidR="00C62C2F">
        <w:rPr>
          <w:rFonts w:ascii="Times New Roman" w:hAnsi="Times New Roman" w:cs="Times New Roman"/>
        </w:rPr>
        <w:t>Display Query module.</w:t>
      </w:r>
    </w:p>
    <w:p w:rsidR="00D558FE" w:rsidP="00C62C2F" w:rsidRDefault="001554EB" w14:paraId="38BCE7D3" w14:textId="31E841D6">
      <w:pPr>
        <w:pStyle w:val="ListParagraph"/>
        <w:numPr>
          <w:ilvl w:val="0"/>
          <w:numId w:val="28"/>
        </w:numPr>
        <w:spacing w:before="240" w:line="276" w:lineRule="auto"/>
        <w:rPr>
          <w:rFonts w:ascii="Times New Roman" w:hAnsi="Times New Roman" w:cs="Times New Roman"/>
          <w:b/>
          <w:bCs/>
        </w:rPr>
      </w:pPr>
      <w:r w:rsidRPr="001554EB">
        <w:rPr>
          <w:rFonts w:ascii="Times New Roman" w:hAnsi="Times New Roman" w:cs="Times New Roman"/>
          <w:b/>
          <w:bCs/>
        </w:rPr>
        <w:t>Data Flow</w:t>
      </w:r>
    </w:p>
    <w:p w:rsidR="00903CE7" w:rsidP="00C62C2F" w:rsidRDefault="00514B33" w14:paraId="164E8274" w14:textId="48B89EB2">
      <w:pPr>
        <w:pStyle w:val="ListParagraph"/>
        <w:numPr>
          <w:ilvl w:val="1"/>
          <w:numId w:val="28"/>
        </w:numPr>
        <w:spacing w:before="240" w:line="276" w:lineRule="auto"/>
        <w:rPr>
          <w:rFonts w:ascii="Times New Roman" w:hAnsi="Times New Roman" w:cs="Times New Roman"/>
        </w:rPr>
      </w:pPr>
      <w:r>
        <w:rPr>
          <w:rFonts w:ascii="Times New Roman" w:hAnsi="Times New Roman" w:cs="Times New Roman"/>
        </w:rPr>
        <w:t xml:space="preserve">The </w:t>
      </w:r>
      <w:r w:rsidRPr="009801C7" w:rsidR="001554EB">
        <w:rPr>
          <w:rFonts w:ascii="Times New Roman" w:hAnsi="Times New Roman" w:cs="Times New Roman"/>
        </w:rPr>
        <w:t>Classification module classifies the image and then saves the image</w:t>
      </w:r>
      <w:r w:rsidRPr="009801C7" w:rsidR="00B962A4">
        <w:rPr>
          <w:rFonts w:ascii="Times New Roman" w:hAnsi="Times New Roman" w:cs="Times New Roman"/>
        </w:rPr>
        <w:t xml:space="preserve"> and classification results locally</w:t>
      </w:r>
      <w:r w:rsidR="00CC7FB5">
        <w:rPr>
          <w:rFonts w:ascii="Times New Roman" w:hAnsi="Times New Roman" w:cs="Times New Roman"/>
        </w:rPr>
        <w:t>.</w:t>
      </w:r>
    </w:p>
    <w:p w:rsidR="00CC7FB5" w:rsidP="00C62C2F" w:rsidRDefault="00CC7FB5" w14:paraId="53553109" w14:textId="70C028BD">
      <w:pPr>
        <w:pStyle w:val="ListParagraph"/>
        <w:numPr>
          <w:ilvl w:val="1"/>
          <w:numId w:val="28"/>
        </w:numPr>
        <w:spacing w:before="240" w:line="276" w:lineRule="auto"/>
        <w:rPr>
          <w:rFonts w:ascii="Times New Roman" w:hAnsi="Times New Roman" w:cs="Times New Roman"/>
        </w:rPr>
      </w:pPr>
      <w:r>
        <w:rPr>
          <w:rFonts w:ascii="Times New Roman" w:hAnsi="Times New Roman" w:cs="Times New Roman"/>
        </w:rPr>
        <w:t xml:space="preserve">If authentication is successful, </w:t>
      </w:r>
      <w:r w:rsidR="007F34C0">
        <w:rPr>
          <w:rFonts w:ascii="Times New Roman" w:hAnsi="Times New Roman" w:cs="Times New Roman"/>
        </w:rPr>
        <w:t xml:space="preserve">the </w:t>
      </w:r>
      <w:r>
        <w:rPr>
          <w:rFonts w:ascii="Times New Roman" w:hAnsi="Times New Roman" w:cs="Times New Roman"/>
        </w:rPr>
        <w:t>Cloud Storage module is triggered.</w:t>
      </w:r>
    </w:p>
    <w:p w:rsidR="00CC7FB5" w:rsidP="00C62C2F" w:rsidRDefault="00DF3E75" w14:paraId="135D6C61" w14:textId="0F7B357A">
      <w:pPr>
        <w:pStyle w:val="ListParagraph"/>
        <w:numPr>
          <w:ilvl w:val="1"/>
          <w:numId w:val="28"/>
        </w:numPr>
        <w:spacing w:before="240" w:line="276" w:lineRule="auto"/>
        <w:rPr>
          <w:rFonts w:ascii="Times New Roman" w:hAnsi="Times New Roman" w:cs="Times New Roman"/>
        </w:rPr>
      </w:pPr>
      <w:r>
        <w:rPr>
          <w:rFonts w:ascii="Times New Roman" w:hAnsi="Times New Roman" w:cs="Times New Roman"/>
        </w:rPr>
        <w:t xml:space="preserve">Classification results </w:t>
      </w:r>
      <w:r w:rsidR="007F34C0">
        <w:rPr>
          <w:rFonts w:ascii="Times New Roman" w:hAnsi="Times New Roman" w:cs="Times New Roman"/>
        </w:rPr>
        <w:t xml:space="preserve">are </w:t>
      </w:r>
      <w:r>
        <w:rPr>
          <w:rFonts w:ascii="Times New Roman" w:hAnsi="Times New Roman" w:cs="Times New Roman"/>
        </w:rPr>
        <w:t>displayed to the user</w:t>
      </w:r>
      <w:r w:rsidR="007F34C0">
        <w:rPr>
          <w:rFonts w:ascii="Times New Roman" w:hAnsi="Times New Roman" w:cs="Times New Roman"/>
        </w:rPr>
        <w:t>.</w:t>
      </w:r>
    </w:p>
    <w:p w:rsidRPr="00E12941" w:rsidR="00DF3E75" w:rsidP="00C62C2F" w:rsidRDefault="00DF3E75" w14:paraId="3423D5CD" w14:textId="5F76D26B">
      <w:pPr>
        <w:pStyle w:val="ListParagraph"/>
        <w:numPr>
          <w:ilvl w:val="0"/>
          <w:numId w:val="28"/>
        </w:numPr>
        <w:spacing w:before="240" w:line="276" w:lineRule="auto"/>
        <w:rPr>
          <w:rFonts w:ascii="Times New Roman" w:hAnsi="Times New Roman" w:cs="Times New Roman"/>
          <w:b/>
          <w:bCs/>
        </w:rPr>
      </w:pPr>
      <w:r w:rsidRPr="00E12941">
        <w:rPr>
          <w:rFonts w:ascii="Times New Roman" w:hAnsi="Times New Roman" w:cs="Times New Roman"/>
          <w:b/>
          <w:bCs/>
        </w:rPr>
        <w:t>Control Flow</w:t>
      </w:r>
    </w:p>
    <w:p w:rsidR="000949FE" w:rsidP="00C62C2F" w:rsidRDefault="000949FE" w14:paraId="5E920DFA" w14:textId="0764053F">
      <w:pPr>
        <w:pStyle w:val="ListParagraph"/>
        <w:numPr>
          <w:ilvl w:val="1"/>
          <w:numId w:val="28"/>
        </w:numPr>
        <w:spacing w:before="240" w:line="276" w:lineRule="auto"/>
        <w:rPr>
          <w:rFonts w:ascii="Times New Roman" w:hAnsi="Times New Roman" w:cs="Times New Roman"/>
        </w:rPr>
      </w:pPr>
      <w:r>
        <w:rPr>
          <w:rFonts w:ascii="Times New Roman" w:hAnsi="Times New Roman" w:cs="Times New Roman"/>
        </w:rPr>
        <w:t xml:space="preserve">The app’s logic determines </w:t>
      </w:r>
      <w:r w:rsidR="00B16984">
        <w:rPr>
          <w:rFonts w:ascii="Times New Roman" w:hAnsi="Times New Roman" w:cs="Times New Roman"/>
        </w:rPr>
        <w:t xml:space="preserve">the </w:t>
      </w:r>
      <w:r w:rsidR="00654A9D">
        <w:rPr>
          <w:rFonts w:ascii="Times New Roman" w:hAnsi="Times New Roman" w:cs="Times New Roman"/>
        </w:rPr>
        <w:t>available sequence of actions based on user input</w:t>
      </w:r>
      <w:r w:rsidR="00E47B3F">
        <w:rPr>
          <w:rFonts w:ascii="Times New Roman" w:hAnsi="Times New Roman" w:cs="Times New Roman"/>
        </w:rPr>
        <w:t>,</w:t>
      </w:r>
      <w:r w:rsidR="00654A9D">
        <w:rPr>
          <w:rFonts w:ascii="Times New Roman" w:hAnsi="Times New Roman" w:cs="Times New Roman"/>
        </w:rPr>
        <w:t xml:space="preserve"> authentication status</w:t>
      </w:r>
      <w:r w:rsidR="00E47B3F">
        <w:rPr>
          <w:rFonts w:ascii="Times New Roman" w:hAnsi="Times New Roman" w:cs="Times New Roman"/>
        </w:rPr>
        <w:t>,</w:t>
      </w:r>
      <w:r w:rsidR="00654A9D">
        <w:rPr>
          <w:rFonts w:ascii="Times New Roman" w:hAnsi="Times New Roman" w:cs="Times New Roman"/>
        </w:rPr>
        <w:t xml:space="preserve"> and availability of data.</w:t>
      </w:r>
    </w:p>
    <w:p w:rsidR="00E12941" w:rsidP="00C62C2F" w:rsidRDefault="00061965" w14:paraId="6F93E4C6" w14:textId="41725DC8">
      <w:pPr>
        <w:spacing w:before="240" w:line="276" w:lineRule="auto"/>
        <w:rPr>
          <w:rFonts w:ascii="Times New Roman" w:hAnsi="Times New Roman" w:cs="Times New Roman"/>
        </w:rPr>
      </w:pPr>
      <w:r w:rsidRPr="00245C47">
        <w:rPr>
          <w:rFonts w:ascii="Times New Roman" w:hAnsi="Times New Roman" w:cs="Times New Roman"/>
          <w:b/>
          <w:bCs/>
        </w:rPr>
        <w:t xml:space="preserve">Architectural styles and influences from </w:t>
      </w:r>
      <w:r w:rsidRPr="00245C47" w:rsidR="00645958">
        <w:rPr>
          <w:rFonts w:ascii="Times New Roman" w:hAnsi="Times New Roman" w:cs="Times New Roman"/>
          <w:b/>
          <w:bCs/>
        </w:rPr>
        <w:t>the architectural styles</w:t>
      </w:r>
      <w:r w:rsidRPr="00245C47" w:rsidR="00245C47">
        <w:rPr>
          <w:rFonts w:ascii="Times New Roman" w:hAnsi="Times New Roman" w:cs="Times New Roman"/>
          <w:b/>
          <w:bCs/>
        </w:rPr>
        <w:t xml:space="preserve"> embodied</w:t>
      </w:r>
      <w:r w:rsidR="00245C47">
        <w:rPr>
          <w:rFonts w:ascii="Times New Roman" w:hAnsi="Times New Roman" w:cs="Times New Roman"/>
        </w:rPr>
        <w:t xml:space="preserve"> by the high-level architecture:</w:t>
      </w:r>
    </w:p>
    <w:p w:rsidRPr="000E4820" w:rsidR="000E4820" w:rsidP="000E4820" w:rsidRDefault="000E4820" w14:paraId="7490D450" w14:textId="44768FA8">
      <w:pPr>
        <w:pStyle w:val="ListParagraph"/>
        <w:numPr>
          <w:ilvl w:val="0"/>
          <w:numId w:val="30"/>
        </w:numPr>
        <w:spacing w:before="240" w:line="276" w:lineRule="auto"/>
        <w:rPr>
          <w:rFonts w:ascii="Times New Roman" w:hAnsi="Times New Roman" w:cs="Times New Roman"/>
        </w:rPr>
      </w:pPr>
      <w:r>
        <w:rPr>
          <w:rFonts w:ascii="Times New Roman" w:hAnsi="Times New Roman" w:cs="Times New Roman"/>
          <w:b/>
          <w:bCs/>
        </w:rPr>
        <w:t>Layered Architecture:</w:t>
      </w:r>
      <w:r>
        <w:rPr>
          <w:rFonts w:ascii="Times New Roman" w:hAnsi="Times New Roman" w:cs="Times New Roman"/>
          <w:b/>
          <w:bCs/>
        </w:rPr>
        <w:br/>
      </w:r>
      <w:r w:rsidRPr="00EE1E30">
        <w:rPr>
          <w:rFonts w:ascii="Times New Roman" w:hAnsi="Times New Roman" w:cs="Times New Roman"/>
        </w:rPr>
        <w:t xml:space="preserve">This architectural style is seen in the separation of </w:t>
      </w:r>
      <w:r>
        <w:rPr>
          <w:rFonts w:ascii="Times New Roman" w:hAnsi="Times New Roman" w:cs="Times New Roman"/>
        </w:rPr>
        <w:t xml:space="preserve">architectural </w:t>
      </w:r>
      <w:r w:rsidRPr="00EE1E30">
        <w:rPr>
          <w:rFonts w:ascii="Times New Roman" w:hAnsi="Times New Roman" w:cs="Times New Roman"/>
        </w:rPr>
        <w:t>components</w:t>
      </w:r>
      <w:r w:rsidR="00006D11">
        <w:rPr>
          <w:rFonts w:ascii="Times New Roman" w:hAnsi="Times New Roman" w:cs="Times New Roman"/>
        </w:rPr>
        <w:t>. T</w:t>
      </w:r>
      <w:r>
        <w:rPr>
          <w:rFonts w:ascii="Times New Roman" w:hAnsi="Times New Roman" w:cs="Times New Roman"/>
        </w:rPr>
        <w:t xml:space="preserve">he UI layer interacts with </w:t>
      </w:r>
      <w:r w:rsidR="00D6262E">
        <w:rPr>
          <w:rFonts w:ascii="Times New Roman" w:hAnsi="Times New Roman" w:cs="Times New Roman"/>
        </w:rPr>
        <w:t xml:space="preserve">the </w:t>
      </w:r>
      <w:r>
        <w:rPr>
          <w:rFonts w:ascii="Times New Roman" w:hAnsi="Times New Roman" w:cs="Times New Roman"/>
        </w:rPr>
        <w:t>application layer for data processing, storage</w:t>
      </w:r>
      <w:r w:rsidR="008D191B">
        <w:rPr>
          <w:rFonts w:ascii="Times New Roman" w:hAnsi="Times New Roman" w:cs="Times New Roman"/>
        </w:rPr>
        <w:t>,</w:t>
      </w:r>
      <w:r>
        <w:rPr>
          <w:rFonts w:ascii="Times New Roman" w:hAnsi="Times New Roman" w:cs="Times New Roman"/>
        </w:rPr>
        <w:t xml:space="preserve"> and authentication.</w:t>
      </w:r>
    </w:p>
    <w:p w:rsidRPr="00C62C2F" w:rsidR="000E4820" w:rsidP="000E4820" w:rsidRDefault="000E4820" w14:paraId="645F939C" w14:textId="50A41F45">
      <w:pPr>
        <w:pStyle w:val="ListParagraph"/>
        <w:numPr>
          <w:ilvl w:val="1"/>
          <w:numId w:val="31"/>
        </w:numPr>
        <w:spacing w:before="240" w:line="276" w:lineRule="auto"/>
        <w:rPr>
          <w:rFonts w:ascii="Times New Roman" w:hAnsi="Times New Roman" w:cs="Times New Roman"/>
          <w:b/>
          <w:bCs/>
        </w:rPr>
      </w:pPr>
      <w:r w:rsidRPr="00CD2B72">
        <w:rPr>
          <w:rFonts w:ascii="Times New Roman" w:hAnsi="Times New Roman" w:cs="Times New Roman"/>
          <w:b/>
          <w:bCs/>
        </w:rPr>
        <w:t>Influence:</w:t>
      </w:r>
      <w:r>
        <w:rPr>
          <w:rFonts w:ascii="Times New Roman" w:hAnsi="Times New Roman" w:cs="Times New Roman"/>
        </w:rPr>
        <w:t xml:space="preserve"> Promotes modularity, maintainability</w:t>
      </w:r>
      <w:r w:rsidR="005F7AF5">
        <w:rPr>
          <w:rFonts w:ascii="Times New Roman" w:hAnsi="Times New Roman" w:cs="Times New Roman"/>
        </w:rPr>
        <w:t>,</w:t>
      </w:r>
      <w:r>
        <w:rPr>
          <w:rFonts w:ascii="Times New Roman" w:hAnsi="Times New Roman" w:cs="Times New Roman"/>
        </w:rPr>
        <w:t xml:space="preserve"> and scalability.</w:t>
      </w:r>
    </w:p>
    <w:p w:rsidRPr="000E4820" w:rsidR="000E4820" w:rsidP="00A27BE6" w:rsidRDefault="000E4820" w14:paraId="41AEAD46" w14:textId="6279236B">
      <w:pPr>
        <w:pStyle w:val="ListParagraph"/>
        <w:numPr>
          <w:ilvl w:val="0"/>
          <w:numId w:val="31"/>
        </w:numPr>
        <w:spacing w:before="240" w:line="276" w:lineRule="auto"/>
        <w:rPr>
          <w:rFonts w:ascii="Times New Roman" w:hAnsi="Times New Roman" w:cs="Times New Roman"/>
          <w:b/>
          <w:bCs/>
        </w:rPr>
      </w:pPr>
      <w:r w:rsidRPr="000E4820">
        <w:rPr>
          <w:rFonts w:ascii="Times New Roman" w:hAnsi="Times New Roman" w:cs="Times New Roman"/>
          <w:b/>
          <w:bCs/>
        </w:rPr>
        <w:t>Client-Server Architecture:</w:t>
      </w:r>
      <w:r w:rsidRPr="000E4820">
        <w:rPr>
          <w:rFonts w:ascii="Times New Roman" w:hAnsi="Times New Roman" w:cs="Times New Roman"/>
          <w:b/>
          <w:bCs/>
        </w:rPr>
        <w:br/>
      </w:r>
      <w:r w:rsidR="00006D11">
        <w:rPr>
          <w:rFonts w:ascii="Times New Roman" w:hAnsi="Times New Roman" w:cs="Times New Roman"/>
        </w:rPr>
        <w:t xml:space="preserve">The </w:t>
      </w:r>
      <w:r w:rsidRPr="000E4820">
        <w:rPr>
          <w:rFonts w:ascii="Times New Roman" w:hAnsi="Times New Roman" w:cs="Times New Roman"/>
        </w:rPr>
        <w:t>Client, which is the mobile application</w:t>
      </w:r>
      <w:r w:rsidR="00006D11">
        <w:rPr>
          <w:rFonts w:ascii="Times New Roman" w:hAnsi="Times New Roman" w:cs="Times New Roman"/>
        </w:rPr>
        <w:t>,</w:t>
      </w:r>
      <w:r w:rsidRPr="000E4820">
        <w:rPr>
          <w:rFonts w:ascii="Times New Roman" w:hAnsi="Times New Roman" w:cs="Times New Roman"/>
        </w:rPr>
        <w:t xml:space="preserve"> communicates with the Server, which is Firebase, for authentication, cloud storage</w:t>
      </w:r>
      <w:r w:rsidR="00206904">
        <w:rPr>
          <w:rFonts w:ascii="Times New Roman" w:hAnsi="Times New Roman" w:cs="Times New Roman"/>
        </w:rPr>
        <w:t>,</w:t>
      </w:r>
      <w:r w:rsidRPr="000E4820">
        <w:rPr>
          <w:rFonts w:ascii="Times New Roman" w:hAnsi="Times New Roman" w:cs="Times New Roman"/>
        </w:rPr>
        <w:t xml:space="preserve"> and database.</w:t>
      </w:r>
    </w:p>
    <w:p w:rsidR="000E4820" w:rsidP="000E4820" w:rsidRDefault="000E4820" w14:paraId="653A3BF5" w14:textId="42C75F92">
      <w:pPr>
        <w:pStyle w:val="ListParagraph"/>
        <w:numPr>
          <w:ilvl w:val="1"/>
          <w:numId w:val="31"/>
        </w:numPr>
        <w:spacing w:before="240" w:line="276" w:lineRule="auto"/>
        <w:rPr>
          <w:rFonts w:ascii="Times New Roman" w:hAnsi="Times New Roman" w:cs="Times New Roman"/>
        </w:rPr>
      </w:pPr>
      <w:r w:rsidRPr="00CD2B72">
        <w:rPr>
          <w:rFonts w:ascii="Times New Roman" w:hAnsi="Times New Roman" w:cs="Times New Roman"/>
          <w:b/>
          <w:bCs/>
        </w:rPr>
        <w:t>Influence:</w:t>
      </w:r>
      <w:r>
        <w:rPr>
          <w:rFonts w:ascii="Times New Roman" w:hAnsi="Times New Roman" w:cs="Times New Roman"/>
        </w:rPr>
        <w:t xml:space="preserve"> </w:t>
      </w:r>
      <w:r w:rsidR="004D2C36">
        <w:rPr>
          <w:rFonts w:ascii="Times New Roman" w:hAnsi="Times New Roman" w:cs="Times New Roman"/>
        </w:rPr>
        <w:t>Enables cloud-based services, remote data access, and archiving</w:t>
      </w:r>
    </w:p>
    <w:p w:rsidRPr="00967D99" w:rsidR="000E4820" w:rsidP="000E4820" w:rsidRDefault="00C634BF" w14:paraId="4D65F494" w14:textId="6EED8A07">
      <w:pPr>
        <w:pStyle w:val="ListParagraph"/>
        <w:numPr>
          <w:ilvl w:val="0"/>
          <w:numId w:val="31"/>
        </w:numPr>
        <w:spacing w:before="240" w:line="276" w:lineRule="auto"/>
        <w:rPr>
          <w:rFonts w:ascii="Times New Roman" w:hAnsi="Times New Roman" w:cs="Times New Roman"/>
        </w:rPr>
      </w:pPr>
      <w:r w:rsidRPr="00C634BF">
        <w:rPr>
          <w:rFonts w:ascii="Times New Roman" w:hAnsi="Times New Roman" w:cs="Times New Roman"/>
          <w:b/>
          <w:bCs/>
        </w:rPr>
        <w:t>Event-Driven Architecture</w:t>
      </w:r>
      <w:r>
        <w:br/>
      </w:r>
      <w:r w:rsidRPr="00967D99">
        <w:rPr>
          <w:rFonts w:ascii="Times New Roman" w:hAnsi="Times New Roman" w:cs="Times New Roman"/>
        </w:rPr>
        <w:t xml:space="preserve">Use of event-driven mechanisms </w:t>
      </w:r>
      <w:r w:rsidRPr="00967D99" w:rsidR="00EF5ADD">
        <w:rPr>
          <w:rFonts w:ascii="Times New Roman" w:hAnsi="Times New Roman" w:cs="Times New Roman"/>
        </w:rPr>
        <w:t>(</w:t>
      </w:r>
      <w:r w:rsidRPr="00967D99">
        <w:rPr>
          <w:rFonts w:ascii="Times New Roman" w:hAnsi="Times New Roman" w:cs="Times New Roman"/>
        </w:rPr>
        <w:t xml:space="preserve">like </w:t>
      </w:r>
      <w:r w:rsidRPr="00967D99" w:rsidR="00EF5ADD">
        <w:rPr>
          <w:rFonts w:ascii="Times New Roman" w:hAnsi="Times New Roman" w:cs="Times New Roman"/>
        </w:rPr>
        <w:t xml:space="preserve">callbacks, streams, etc.) to </w:t>
      </w:r>
      <w:r w:rsidRPr="00967D99" w:rsidR="00583979">
        <w:rPr>
          <w:rFonts w:ascii="Times New Roman" w:hAnsi="Times New Roman" w:cs="Times New Roman"/>
        </w:rPr>
        <w:t>manage</w:t>
      </w:r>
      <w:r w:rsidRPr="00967D99" w:rsidR="00EF5ADD">
        <w:rPr>
          <w:rFonts w:ascii="Times New Roman" w:hAnsi="Times New Roman" w:cs="Times New Roman"/>
        </w:rPr>
        <w:t xml:space="preserve"> </w:t>
      </w:r>
      <w:r w:rsidRPr="00967D99" w:rsidR="00591F0C">
        <w:rPr>
          <w:rFonts w:ascii="Times New Roman" w:hAnsi="Times New Roman" w:cs="Times New Roman"/>
        </w:rPr>
        <w:t>interaction,</w:t>
      </w:r>
      <w:r w:rsidRPr="00967D99" w:rsidR="00967D99">
        <w:rPr>
          <w:rFonts w:ascii="Times New Roman" w:hAnsi="Times New Roman" w:cs="Times New Roman"/>
        </w:rPr>
        <w:t xml:space="preserve"> data</w:t>
      </w:r>
      <w:r w:rsidR="00206904">
        <w:rPr>
          <w:rFonts w:ascii="Times New Roman" w:hAnsi="Times New Roman" w:cs="Times New Roman"/>
        </w:rPr>
        <w:t>,</w:t>
      </w:r>
      <w:r w:rsidRPr="00967D99" w:rsidR="00967D99">
        <w:rPr>
          <w:rFonts w:ascii="Times New Roman" w:hAnsi="Times New Roman" w:cs="Times New Roman"/>
        </w:rPr>
        <w:t xml:space="preserve"> </w:t>
      </w:r>
      <w:r w:rsidRPr="00967D99" w:rsidR="00EF5ADD">
        <w:rPr>
          <w:rFonts w:ascii="Times New Roman" w:hAnsi="Times New Roman" w:cs="Times New Roman"/>
        </w:rPr>
        <w:t>and control flow</w:t>
      </w:r>
      <w:r w:rsidRPr="00967D99" w:rsidR="00967D99">
        <w:rPr>
          <w:rFonts w:ascii="Times New Roman" w:hAnsi="Times New Roman" w:cs="Times New Roman"/>
        </w:rPr>
        <w:t>.</w:t>
      </w:r>
    </w:p>
    <w:p w:rsidRPr="00433716" w:rsidR="00433716" w:rsidP="00433716" w:rsidRDefault="00967D99" w14:paraId="0B0114CA" w14:textId="00F9893C">
      <w:pPr>
        <w:pStyle w:val="ListParagraph"/>
        <w:numPr>
          <w:ilvl w:val="1"/>
          <w:numId w:val="31"/>
        </w:numPr>
        <w:spacing w:before="240" w:line="276" w:lineRule="auto"/>
        <w:rPr>
          <w:rFonts w:ascii="Times New Roman" w:hAnsi="Times New Roman" w:cs="Times New Roman"/>
        </w:rPr>
      </w:pPr>
      <w:r w:rsidRPr="00CD2B72">
        <w:rPr>
          <w:rFonts w:ascii="Times New Roman" w:hAnsi="Times New Roman" w:cs="Times New Roman"/>
          <w:b/>
          <w:bCs/>
        </w:rPr>
        <w:t xml:space="preserve">Influence: </w:t>
      </w:r>
      <w:r w:rsidR="00591F0C">
        <w:rPr>
          <w:rFonts w:ascii="Times New Roman" w:hAnsi="Times New Roman" w:cs="Times New Roman"/>
        </w:rPr>
        <w:t xml:space="preserve">Improves responsiveness </w:t>
      </w:r>
      <w:r w:rsidR="00D00A7D">
        <w:rPr>
          <w:rFonts w:ascii="Times New Roman" w:hAnsi="Times New Roman" w:cs="Times New Roman"/>
        </w:rPr>
        <w:t>and efficiently handles architectural control flow.</w:t>
      </w:r>
      <w:r w:rsidRPr="653BCD7D" w:rsidR="7764B3C0">
        <w:rPr>
          <w:rFonts w:ascii="Times New Roman" w:hAnsi="Times New Roman" w:cs="Times New Roman"/>
        </w:rPr>
        <w:t xml:space="preserve"> </w:t>
      </w:r>
    </w:p>
    <w:p w:rsidR="00433716" w:rsidP="00433716" w:rsidRDefault="00433716" w14:paraId="43873584" w14:textId="7C65E3FD">
      <w:pPr>
        <w:rPr>
          <w:rFonts w:ascii="Times New Roman" w:hAnsi="Times New Roman" w:cs="Times New Roman"/>
          <w:b w:val="1"/>
          <w:bCs w:val="1"/>
          <w:sz w:val="32"/>
          <w:szCs w:val="32"/>
        </w:rPr>
      </w:pPr>
      <w:r w:rsidRPr="50B31251">
        <w:rPr>
          <w:rFonts w:ascii="Times New Roman" w:hAnsi="Times New Roman" w:cs="Times New Roman"/>
          <w:b w:val="1"/>
          <w:bCs w:val="1"/>
          <w:sz w:val="32"/>
          <w:szCs w:val="32"/>
        </w:rPr>
        <w:br w:type="page"/>
      </w:r>
      <w:r w:rsidRPr="50B31251" w:rsidR="00433716">
        <w:rPr>
          <w:rFonts w:ascii="Times New Roman" w:hAnsi="Times New Roman" w:cs="Times New Roman"/>
          <w:b w:val="1"/>
          <w:bCs w:val="1"/>
          <w:sz w:val="32"/>
          <w:szCs w:val="32"/>
        </w:rPr>
        <w:t>3.</w:t>
      </w:r>
      <w:r w:rsidRPr="50B31251" w:rsidR="0042503B">
        <w:rPr>
          <w:rFonts w:ascii="Times New Roman" w:hAnsi="Times New Roman" w:cs="Times New Roman"/>
          <w:b w:val="1"/>
          <w:bCs w:val="1"/>
          <w:sz w:val="32"/>
          <w:szCs w:val="32"/>
        </w:rPr>
        <w:t>2</w:t>
      </w:r>
      <w:r w:rsidRPr="50B31251" w:rsidR="00433716">
        <w:rPr>
          <w:rFonts w:ascii="Times New Roman" w:hAnsi="Times New Roman" w:cs="Times New Roman"/>
          <w:b w:val="1"/>
          <w:bCs w:val="1"/>
          <w:sz w:val="32"/>
          <w:szCs w:val="32"/>
        </w:rPr>
        <w:t>. Conveyor Belt</w:t>
      </w:r>
    </w:p>
    <w:p w:rsidR="647ABBC7" w:rsidP="2DB4693D" w:rsidRDefault="60E79E38" w14:paraId="5396A72F" w14:textId="562871A3">
      <w:pPr>
        <w:rPr>
          <w:rFonts w:ascii="Times New Roman" w:hAnsi="Times New Roman" w:cs="Times New Roman"/>
          <w:b/>
          <w:bCs/>
          <w:sz w:val="28"/>
          <w:szCs w:val="28"/>
        </w:rPr>
      </w:pPr>
      <w:r w:rsidRPr="2DB4693D">
        <w:rPr>
          <w:rFonts w:ascii="Times New Roman" w:hAnsi="Times New Roman" w:cs="Times New Roman"/>
          <w:b/>
          <w:bCs/>
          <w:sz w:val="28"/>
          <w:szCs w:val="28"/>
        </w:rPr>
        <w:t>3.2.1. Architectural Diagram:</w:t>
      </w:r>
    </w:p>
    <w:p w:rsidR="006E1AA6" w:rsidP="006E1AA6" w:rsidRDefault="0DC50759" w14:paraId="4ADBFBC8" w14:textId="77777777">
      <w:pPr>
        <w:keepNext/>
        <w:jc w:val="center"/>
      </w:pPr>
      <w:r>
        <w:rPr>
          <w:noProof/>
        </w:rPr>
        <w:drawing>
          <wp:inline distT="0" distB="0" distL="0" distR="0" wp14:anchorId="6A4E31B3" wp14:editId="11D966FC">
            <wp:extent cx="4200525" cy="5819776"/>
            <wp:effectExtent l="0" t="0" r="0" b="0"/>
            <wp:docPr id="1900029532" name="Picture 1900029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0029532"/>
                    <pic:cNvPicPr/>
                  </pic:nvPicPr>
                  <pic:blipFill>
                    <a:blip r:embed="rId13">
                      <a:extLst>
                        <a:ext uri="{28A0092B-C50C-407E-A947-70E740481C1C}">
                          <a14:useLocalDpi xmlns:a14="http://schemas.microsoft.com/office/drawing/2010/main" val="0"/>
                        </a:ext>
                      </a:extLst>
                    </a:blip>
                    <a:stretch>
                      <a:fillRect/>
                    </a:stretch>
                  </pic:blipFill>
                  <pic:spPr>
                    <a:xfrm>
                      <a:off x="0" y="0"/>
                      <a:ext cx="4200525" cy="5819776"/>
                    </a:xfrm>
                    <a:prstGeom prst="rect">
                      <a:avLst/>
                    </a:prstGeom>
                  </pic:spPr>
                </pic:pic>
              </a:graphicData>
            </a:graphic>
          </wp:inline>
        </w:drawing>
      </w:r>
    </w:p>
    <w:p w:rsidR="647ABBC7" w:rsidP="006E1AA6" w:rsidRDefault="006E1AA6" w14:paraId="02202237" w14:textId="46B81863">
      <w:pPr>
        <w:pStyle w:val="Caption"/>
        <w:jc w:val="center"/>
        <w:rPr>
          <w:rFonts w:ascii="Times New Roman" w:hAnsi="Times New Roman" w:cs="Times New Roman"/>
          <w:b/>
          <w:bCs/>
          <w:sz w:val="32"/>
          <w:szCs w:val="32"/>
        </w:rPr>
      </w:pPr>
      <w:r>
        <w:t xml:space="preserve">Figure </w:t>
      </w:r>
      <w:r>
        <w:fldChar w:fldCharType="begin"/>
      </w:r>
      <w:r>
        <w:instrText xml:space="preserve"> SEQ Figure \* ARABIC </w:instrText>
      </w:r>
      <w:r>
        <w:fldChar w:fldCharType="separate"/>
      </w:r>
      <w:r w:rsidR="00691259">
        <w:rPr>
          <w:noProof/>
        </w:rPr>
        <w:t>2</w:t>
      </w:r>
      <w:r>
        <w:fldChar w:fldCharType="end"/>
      </w:r>
      <w:r>
        <w:rPr>
          <w:noProof/>
        </w:rPr>
        <w:t xml:space="preserve"> : </w:t>
      </w:r>
      <w:r w:rsidRPr="009D6A04">
        <w:rPr>
          <w:noProof/>
        </w:rPr>
        <w:t>High-level system architecture of the</w:t>
      </w:r>
      <w:r>
        <w:rPr>
          <w:noProof/>
        </w:rPr>
        <w:t xml:space="preserve"> comveyor belt software</w:t>
      </w:r>
      <w:r w:rsidRPr="009D6A04">
        <w:rPr>
          <w:noProof/>
        </w:rPr>
        <w:t>.</w:t>
      </w:r>
    </w:p>
    <w:p w:rsidR="647ABBC7" w:rsidP="2DB4693D" w:rsidRDefault="60E79E38" w14:paraId="03F5D655" w14:textId="6212D6C9">
      <w:pPr>
        <w:spacing w:before="240"/>
        <w:rPr>
          <w:rFonts w:ascii="Times New Roman" w:hAnsi="Times New Roman" w:cs="Times New Roman"/>
          <w:b/>
          <w:bCs/>
          <w:sz w:val="28"/>
          <w:szCs w:val="28"/>
        </w:rPr>
      </w:pPr>
      <w:r w:rsidRPr="2DB4693D">
        <w:rPr>
          <w:rFonts w:ascii="Times New Roman" w:hAnsi="Times New Roman" w:cs="Times New Roman"/>
          <w:b/>
          <w:bCs/>
          <w:sz w:val="28"/>
          <w:szCs w:val="28"/>
        </w:rPr>
        <w:t>3.2.2. Discussion of the Architecture:</w:t>
      </w:r>
    </w:p>
    <w:p w:rsidR="647ABBC7" w:rsidP="2DB4693D" w:rsidRDefault="60E79E38" w14:paraId="26301251" w14:textId="2DBDF91B">
      <w:pPr>
        <w:spacing w:before="240"/>
        <w:rPr>
          <w:rFonts w:ascii="Times New Roman" w:hAnsi="Times New Roman" w:cs="Times New Roman"/>
        </w:rPr>
      </w:pPr>
      <w:r w:rsidRPr="2DB4693D">
        <w:rPr>
          <w:rFonts w:ascii="Times New Roman" w:hAnsi="Times New Roman" w:cs="Times New Roman"/>
        </w:rPr>
        <w:t xml:space="preserve">The architecture of this program has been structured around </w:t>
      </w:r>
      <w:r w:rsidRPr="2DB4693D" w:rsidR="00816BB5">
        <w:rPr>
          <w:rFonts w:ascii="Times New Roman" w:hAnsi="Times New Roman" w:cs="Times New Roman"/>
        </w:rPr>
        <w:t>three</w:t>
      </w:r>
      <w:r w:rsidRPr="2DB4693D">
        <w:rPr>
          <w:rFonts w:ascii="Times New Roman" w:hAnsi="Times New Roman" w:cs="Times New Roman"/>
        </w:rPr>
        <w:t xml:space="preserve"> </w:t>
      </w:r>
      <w:r w:rsidRPr="2DB4693D" w:rsidR="641B264F">
        <w:rPr>
          <w:rFonts w:ascii="Times New Roman" w:hAnsi="Times New Roman" w:cs="Times New Roman"/>
        </w:rPr>
        <w:t>tasks</w:t>
      </w:r>
      <w:r w:rsidR="00217742">
        <w:rPr>
          <w:rFonts w:ascii="Times New Roman" w:hAnsi="Times New Roman" w:cs="Times New Roman"/>
        </w:rPr>
        <w:t>: one that</w:t>
      </w:r>
      <w:r w:rsidRPr="2DB4693D">
        <w:rPr>
          <w:rFonts w:ascii="Times New Roman" w:hAnsi="Times New Roman" w:cs="Times New Roman"/>
        </w:rPr>
        <w:t xml:space="preserve"> formats a given frame in the image classifier’s expected format, one that handles tracking objects and motion, and another that handles taking good images. </w:t>
      </w:r>
      <w:r w:rsidRPr="2DB4693D" w:rsidR="78492438">
        <w:rPr>
          <w:rFonts w:ascii="Times New Roman" w:hAnsi="Times New Roman" w:cs="Times New Roman"/>
        </w:rPr>
        <w:t xml:space="preserve">Although there is a division of </w:t>
      </w:r>
      <w:r w:rsidRPr="2DB4693D" w:rsidR="197E25EF">
        <w:rPr>
          <w:rFonts w:ascii="Times New Roman" w:hAnsi="Times New Roman" w:cs="Times New Roman"/>
        </w:rPr>
        <w:t>labor,</w:t>
      </w:r>
      <w:r w:rsidRPr="2DB4693D" w:rsidR="78492438">
        <w:rPr>
          <w:rFonts w:ascii="Times New Roman" w:hAnsi="Times New Roman" w:cs="Times New Roman"/>
        </w:rPr>
        <w:t xml:space="preserve"> all</w:t>
      </w:r>
      <w:r w:rsidRPr="2DB4693D" w:rsidR="5B4539C7">
        <w:rPr>
          <w:rFonts w:ascii="Times New Roman" w:hAnsi="Times New Roman" w:cs="Times New Roman"/>
        </w:rPr>
        <w:t xml:space="preserve"> tasks</w:t>
      </w:r>
      <w:r w:rsidRPr="2DB4693D" w:rsidR="78492438">
        <w:rPr>
          <w:rFonts w:ascii="Times New Roman" w:hAnsi="Times New Roman" w:cs="Times New Roman"/>
        </w:rPr>
        <w:t xml:space="preserve"> </w:t>
      </w:r>
      <w:r w:rsidRPr="2DB4693D" w:rsidR="00FF61B4">
        <w:rPr>
          <w:rFonts w:ascii="Times New Roman" w:hAnsi="Times New Roman" w:cs="Times New Roman"/>
        </w:rPr>
        <w:t>collaborate</w:t>
      </w:r>
      <w:r w:rsidRPr="2DB4693D" w:rsidR="78492438">
        <w:rPr>
          <w:rFonts w:ascii="Times New Roman" w:hAnsi="Times New Roman" w:cs="Times New Roman"/>
        </w:rPr>
        <w:t xml:space="preserve"> to contribute to the final product</w:t>
      </w:r>
      <w:r w:rsidR="00FF61B4">
        <w:rPr>
          <w:rFonts w:ascii="Times New Roman" w:hAnsi="Times New Roman" w:cs="Times New Roman"/>
        </w:rPr>
        <w:t>.</w:t>
      </w:r>
      <w:r w:rsidRPr="2DB4693D" w:rsidR="78492438">
        <w:rPr>
          <w:rFonts w:ascii="Times New Roman" w:hAnsi="Times New Roman" w:cs="Times New Roman"/>
        </w:rPr>
        <w:t xml:space="preserve"> </w:t>
      </w:r>
      <w:r w:rsidR="00FF61B4">
        <w:rPr>
          <w:rFonts w:ascii="Times New Roman" w:hAnsi="Times New Roman" w:cs="Times New Roman"/>
        </w:rPr>
        <w:t>T</w:t>
      </w:r>
      <w:r w:rsidRPr="2DB4693D" w:rsidR="78492438">
        <w:rPr>
          <w:rFonts w:ascii="Times New Roman" w:hAnsi="Times New Roman" w:cs="Times New Roman"/>
        </w:rPr>
        <w:t>his can be seen in the forked nature of the diagram above.</w:t>
      </w:r>
    </w:p>
    <w:p w:rsidR="647ABBC7" w:rsidP="2DB4693D" w:rsidRDefault="487A7D00" w14:paraId="4790E74B" w14:textId="61D37387">
      <w:pPr>
        <w:spacing w:before="240"/>
        <w:rPr>
          <w:rFonts w:ascii="Times New Roman" w:hAnsi="Times New Roman" w:cs="Times New Roman"/>
        </w:rPr>
      </w:pPr>
      <w:r w:rsidRPr="2DB4693D">
        <w:rPr>
          <w:rFonts w:ascii="Times New Roman" w:hAnsi="Times New Roman" w:cs="Times New Roman"/>
          <w:b/>
          <w:bCs/>
        </w:rPr>
        <w:t xml:space="preserve">Responsibilities </w:t>
      </w:r>
      <w:r w:rsidRPr="2DB4693D">
        <w:rPr>
          <w:rFonts w:ascii="Times New Roman" w:hAnsi="Times New Roman" w:cs="Times New Roman"/>
        </w:rPr>
        <w:t>of the high-level steps mapped in the diagram above:</w:t>
      </w:r>
    </w:p>
    <w:p w:rsidR="647ABBC7" w:rsidP="321DBB0B" w:rsidRDefault="487A7D00" w14:paraId="407A4A34" w14:textId="09F757DB">
      <w:pPr>
        <w:pStyle w:val="ListParagraph"/>
        <w:numPr>
          <w:ilvl w:val="0"/>
          <w:numId w:val="63"/>
        </w:numPr>
        <w:spacing w:before="240"/>
        <w:rPr>
          <w:rFonts w:ascii="Times New Roman" w:hAnsi="Times New Roman" w:cs="Times New Roman"/>
          <w:b/>
          <w:bCs/>
        </w:rPr>
      </w:pPr>
      <w:r w:rsidRPr="321DBB0B">
        <w:rPr>
          <w:rFonts w:ascii="Times New Roman" w:hAnsi="Times New Roman" w:cs="Times New Roman"/>
          <w:b/>
          <w:bCs/>
        </w:rPr>
        <w:t>Read Current Frame:</w:t>
      </w:r>
    </w:p>
    <w:p w:rsidR="647ABBC7" w:rsidP="321DBB0B" w:rsidRDefault="487A7D00" w14:paraId="15DA1626" w14:textId="554AAFCB">
      <w:pPr>
        <w:pStyle w:val="ListParagraph"/>
        <w:numPr>
          <w:ilvl w:val="0"/>
          <w:numId w:val="57"/>
        </w:numPr>
        <w:spacing w:before="240"/>
        <w:rPr>
          <w:rFonts w:ascii="Times New Roman" w:hAnsi="Times New Roman" w:cs="Times New Roman"/>
        </w:rPr>
      </w:pPr>
      <w:r w:rsidRPr="321DBB0B">
        <w:rPr>
          <w:rFonts w:ascii="Times New Roman" w:hAnsi="Times New Roman" w:cs="Times New Roman"/>
        </w:rPr>
        <w:t>The raw camera footage is read as individual frames.</w:t>
      </w:r>
    </w:p>
    <w:p w:rsidR="647ABBC7" w:rsidP="321DBB0B" w:rsidRDefault="487A7D00" w14:paraId="51030994" w14:textId="7ED3DAD0">
      <w:pPr>
        <w:pStyle w:val="ListParagraph"/>
        <w:numPr>
          <w:ilvl w:val="0"/>
          <w:numId w:val="63"/>
        </w:numPr>
        <w:spacing w:before="240"/>
        <w:rPr>
          <w:rFonts w:ascii="Times New Roman" w:hAnsi="Times New Roman" w:cs="Times New Roman"/>
          <w:b/>
          <w:bCs/>
        </w:rPr>
      </w:pPr>
      <w:r w:rsidRPr="321DBB0B">
        <w:rPr>
          <w:rFonts w:ascii="Times New Roman" w:hAnsi="Times New Roman" w:cs="Times New Roman"/>
          <w:b/>
          <w:bCs/>
        </w:rPr>
        <w:t>Develop Mask:</w:t>
      </w:r>
    </w:p>
    <w:p w:rsidR="647ABBC7" w:rsidP="321DBB0B" w:rsidRDefault="487A7D00" w14:paraId="1BF772B6" w14:textId="7B516DA0">
      <w:pPr>
        <w:pStyle w:val="ListParagraph"/>
        <w:numPr>
          <w:ilvl w:val="0"/>
          <w:numId w:val="60"/>
        </w:numPr>
        <w:spacing w:before="240"/>
        <w:rPr>
          <w:rFonts w:ascii="Times New Roman" w:hAnsi="Times New Roman" w:cs="Times New Roman"/>
        </w:rPr>
      </w:pPr>
      <w:r w:rsidRPr="321DBB0B">
        <w:rPr>
          <w:rFonts w:ascii="Times New Roman" w:hAnsi="Times New Roman" w:cs="Times New Roman"/>
        </w:rPr>
        <w:t>A mask is developed over the frame</w:t>
      </w:r>
      <w:r w:rsidRPr="6EE72EF5" w:rsidR="273762E0">
        <w:rPr>
          <w:rFonts w:ascii="Times New Roman" w:hAnsi="Times New Roman" w:cs="Times New Roman"/>
        </w:rPr>
        <w:t>, it</w:t>
      </w:r>
      <w:r w:rsidRPr="321DBB0B">
        <w:rPr>
          <w:rFonts w:ascii="Times New Roman" w:hAnsi="Times New Roman" w:cs="Times New Roman"/>
        </w:rPr>
        <w:t xml:space="preserve"> covers everything but an object.</w:t>
      </w:r>
    </w:p>
    <w:p w:rsidR="647ABBC7" w:rsidP="321DBB0B" w:rsidRDefault="487A7D00" w14:paraId="0A2FC1AE" w14:textId="76B7FC9D">
      <w:pPr>
        <w:pStyle w:val="ListParagraph"/>
        <w:numPr>
          <w:ilvl w:val="0"/>
          <w:numId w:val="63"/>
        </w:numPr>
        <w:spacing w:before="240"/>
        <w:rPr>
          <w:rFonts w:ascii="Times New Roman" w:hAnsi="Times New Roman" w:cs="Times New Roman"/>
          <w:b/>
          <w:bCs/>
        </w:rPr>
      </w:pPr>
      <w:r w:rsidRPr="321DBB0B">
        <w:rPr>
          <w:rFonts w:ascii="Times New Roman" w:hAnsi="Times New Roman" w:cs="Times New Roman"/>
          <w:b/>
          <w:bCs/>
        </w:rPr>
        <w:t xml:space="preserve">Apply Mask and </w:t>
      </w:r>
      <w:r w:rsidRPr="321DBB0B" w:rsidR="1489C3D6">
        <w:rPr>
          <w:rFonts w:ascii="Times New Roman" w:hAnsi="Times New Roman" w:cs="Times New Roman"/>
          <w:b/>
          <w:bCs/>
        </w:rPr>
        <w:t xml:space="preserve">Format: </w:t>
      </w:r>
    </w:p>
    <w:p w:rsidR="647ABBC7" w:rsidP="321DBB0B" w:rsidRDefault="4D9F9564" w14:paraId="09B1ADC4" w14:textId="3493B4C8">
      <w:pPr>
        <w:pStyle w:val="ListParagraph"/>
        <w:numPr>
          <w:ilvl w:val="0"/>
          <w:numId w:val="59"/>
        </w:numPr>
        <w:spacing w:before="240"/>
        <w:rPr>
          <w:rFonts w:ascii="Times New Roman" w:hAnsi="Times New Roman" w:cs="Times New Roman"/>
        </w:rPr>
      </w:pPr>
      <w:r w:rsidRPr="321DBB0B">
        <w:rPr>
          <w:rFonts w:ascii="Times New Roman" w:hAnsi="Times New Roman" w:cs="Times New Roman"/>
        </w:rPr>
        <w:t xml:space="preserve">This gives us a different frame </w:t>
      </w:r>
      <w:r w:rsidRPr="321DBB0B" w:rsidR="004E519F">
        <w:rPr>
          <w:rFonts w:ascii="Times New Roman" w:hAnsi="Times New Roman" w:cs="Times New Roman"/>
        </w:rPr>
        <w:t>that is</w:t>
      </w:r>
      <w:r w:rsidRPr="321DBB0B">
        <w:rPr>
          <w:rFonts w:ascii="Times New Roman" w:hAnsi="Times New Roman" w:cs="Times New Roman"/>
        </w:rPr>
        <w:t xml:space="preserve"> formatted properly for our image classifier. When </w:t>
      </w:r>
      <w:r w:rsidRPr="321DBB0B" w:rsidR="004E519F">
        <w:rPr>
          <w:rFonts w:ascii="Times New Roman" w:hAnsi="Times New Roman" w:cs="Times New Roman"/>
        </w:rPr>
        <w:t>we are</w:t>
      </w:r>
      <w:r w:rsidRPr="321DBB0B">
        <w:rPr>
          <w:rFonts w:ascii="Times New Roman" w:hAnsi="Times New Roman" w:cs="Times New Roman"/>
        </w:rPr>
        <w:t xml:space="preserve"> ready to take a picture, we need only grab this frame to screenshot.</w:t>
      </w:r>
    </w:p>
    <w:p w:rsidR="647ABBC7" w:rsidP="321DBB0B" w:rsidRDefault="05D7361A" w14:paraId="624D69E9" w14:textId="2658FA83">
      <w:pPr>
        <w:pStyle w:val="ListParagraph"/>
        <w:numPr>
          <w:ilvl w:val="0"/>
          <w:numId w:val="63"/>
        </w:numPr>
        <w:spacing w:before="240"/>
        <w:rPr>
          <w:rFonts w:ascii="Times New Roman" w:hAnsi="Times New Roman" w:cs="Times New Roman"/>
          <w:b/>
          <w:bCs/>
        </w:rPr>
      </w:pPr>
      <w:r w:rsidRPr="321DBB0B">
        <w:rPr>
          <w:rFonts w:ascii="Times New Roman" w:hAnsi="Times New Roman" w:cs="Times New Roman"/>
          <w:b/>
          <w:bCs/>
        </w:rPr>
        <w:t xml:space="preserve">Compare Current Frame to Last: </w:t>
      </w:r>
    </w:p>
    <w:p w:rsidR="647ABBC7" w:rsidP="321DBB0B" w:rsidRDefault="05D7361A" w14:paraId="0A45D113" w14:textId="410B0CD9">
      <w:pPr>
        <w:pStyle w:val="ListParagraph"/>
        <w:numPr>
          <w:ilvl w:val="0"/>
          <w:numId w:val="58"/>
        </w:numPr>
        <w:spacing w:before="240"/>
        <w:rPr>
          <w:rFonts w:ascii="Times New Roman" w:hAnsi="Times New Roman" w:cs="Times New Roman"/>
        </w:rPr>
      </w:pPr>
      <w:r w:rsidRPr="321DBB0B">
        <w:rPr>
          <w:rFonts w:ascii="Times New Roman" w:hAnsi="Times New Roman" w:cs="Times New Roman"/>
        </w:rPr>
        <w:t>If we find a difference between frames</w:t>
      </w:r>
      <w:r w:rsidR="002F055C">
        <w:rPr>
          <w:rFonts w:ascii="Times New Roman" w:hAnsi="Times New Roman" w:cs="Times New Roman"/>
        </w:rPr>
        <w:t>,</w:t>
      </w:r>
      <w:r w:rsidRPr="321DBB0B">
        <w:rPr>
          <w:rFonts w:ascii="Times New Roman" w:hAnsi="Times New Roman" w:cs="Times New Roman"/>
        </w:rPr>
        <w:t xml:space="preserve"> this suggests something being recorded has moved.</w:t>
      </w:r>
    </w:p>
    <w:p w:rsidR="647ABBC7" w:rsidP="321DBB0B" w:rsidRDefault="05D7361A" w14:paraId="2254A4E5" w14:textId="1FC098D3">
      <w:pPr>
        <w:pStyle w:val="ListParagraph"/>
        <w:numPr>
          <w:ilvl w:val="0"/>
          <w:numId w:val="63"/>
        </w:numPr>
        <w:spacing w:before="240"/>
        <w:rPr>
          <w:rFonts w:ascii="Times New Roman" w:hAnsi="Times New Roman" w:cs="Times New Roman"/>
          <w:b/>
          <w:bCs/>
        </w:rPr>
      </w:pPr>
      <w:r w:rsidRPr="321DBB0B">
        <w:rPr>
          <w:rFonts w:ascii="Times New Roman" w:hAnsi="Times New Roman" w:cs="Times New Roman"/>
          <w:b/>
          <w:bCs/>
        </w:rPr>
        <w:t xml:space="preserve">Map Grid on Object: </w:t>
      </w:r>
    </w:p>
    <w:p w:rsidR="647ABBC7" w:rsidP="321DBB0B" w:rsidRDefault="05D7361A" w14:paraId="620E534C" w14:textId="5729043D">
      <w:pPr>
        <w:pStyle w:val="ListParagraph"/>
        <w:numPr>
          <w:ilvl w:val="0"/>
          <w:numId w:val="56"/>
        </w:numPr>
        <w:spacing w:before="240"/>
        <w:rPr>
          <w:rFonts w:ascii="Times New Roman" w:hAnsi="Times New Roman" w:cs="Times New Roman"/>
        </w:rPr>
      </w:pPr>
      <w:r w:rsidRPr="321DBB0B">
        <w:rPr>
          <w:rFonts w:ascii="Times New Roman" w:hAnsi="Times New Roman" w:cs="Times New Roman"/>
        </w:rPr>
        <w:t xml:space="preserve">We </w:t>
      </w:r>
      <w:r w:rsidR="002F055C">
        <w:rPr>
          <w:rFonts w:ascii="Times New Roman" w:hAnsi="Times New Roman" w:cs="Times New Roman"/>
        </w:rPr>
        <w:t xml:space="preserve">roughly </w:t>
      </w:r>
      <w:r w:rsidRPr="321DBB0B">
        <w:rPr>
          <w:rFonts w:ascii="Times New Roman" w:hAnsi="Times New Roman" w:cs="Times New Roman"/>
        </w:rPr>
        <w:t xml:space="preserve">map a rectangle grid around our object so we can easily </w:t>
      </w:r>
      <w:r w:rsidRPr="2BA08AB1" w:rsidR="62870C1E">
        <w:rPr>
          <w:rFonts w:ascii="Times New Roman" w:hAnsi="Times New Roman" w:cs="Times New Roman"/>
        </w:rPr>
        <w:t>track</w:t>
      </w:r>
      <w:r w:rsidRPr="321DBB0B">
        <w:rPr>
          <w:rFonts w:ascii="Times New Roman" w:hAnsi="Times New Roman" w:cs="Times New Roman"/>
        </w:rPr>
        <w:t xml:space="preserve"> its position.</w:t>
      </w:r>
    </w:p>
    <w:p w:rsidR="647ABBC7" w:rsidP="321DBB0B" w:rsidRDefault="05D7361A" w14:paraId="164E722C" w14:textId="118CB39A">
      <w:pPr>
        <w:pStyle w:val="ListParagraph"/>
        <w:numPr>
          <w:ilvl w:val="0"/>
          <w:numId w:val="63"/>
        </w:numPr>
        <w:spacing w:before="240"/>
        <w:rPr>
          <w:rFonts w:ascii="Times New Roman" w:hAnsi="Times New Roman" w:cs="Times New Roman"/>
          <w:b/>
          <w:bCs/>
        </w:rPr>
      </w:pPr>
      <w:r w:rsidRPr="321DBB0B">
        <w:rPr>
          <w:rFonts w:ascii="Times New Roman" w:hAnsi="Times New Roman" w:cs="Times New Roman"/>
          <w:b/>
          <w:bCs/>
        </w:rPr>
        <w:t>Check if</w:t>
      </w:r>
      <w:r w:rsidR="002F055C">
        <w:rPr>
          <w:rFonts w:ascii="Times New Roman" w:hAnsi="Times New Roman" w:cs="Times New Roman"/>
          <w:b/>
          <w:bCs/>
        </w:rPr>
        <w:t xml:space="preserve"> the </w:t>
      </w:r>
      <w:r w:rsidRPr="321DBB0B">
        <w:rPr>
          <w:rFonts w:ascii="Times New Roman" w:hAnsi="Times New Roman" w:cs="Times New Roman"/>
          <w:b/>
          <w:bCs/>
        </w:rPr>
        <w:t xml:space="preserve">Object </w:t>
      </w:r>
      <w:r w:rsidR="008B6422">
        <w:rPr>
          <w:rFonts w:ascii="Times New Roman" w:hAnsi="Times New Roman" w:cs="Times New Roman"/>
          <w:b/>
          <w:bCs/>
        </w:rPr>
        <w:t xml:space="preserve">is </w:t>
      </w:r>
      <w:r w:rsidRPr="321DBB0B">
        <w:rPr>
          <w:rFonts w:ascii="Times New Roman" w:hAnsi="Times New Roman" w:cs="Times New Roman"/>
          <w:b/>
          <w:bCs/>
        </w:rPr>
        <w:t>in</w:t>
      </w:r>
      <w:r w:rsidR="008B6422">
        <w:rPr>
          <w:rFonts w:ascii="Times New Roman" w:hAnsi="Times New Roman" w:cs="Times New Roman"/>
          <w:b/>
          <w:bCs/>
        </w:rPr>
        <w:t xml:space="preserve"> the</w:t>
      </w:r>
      <w:r w:rsidRPr="321DBB0B">
        <w:rPr>
          <w:rFonts w:ascii="Times New Roman" w:hAnsi="Times New Roman" w:cs="Times New Roman"/>
          <w:b/>
          <w:bCs/>
        </w:rPr>
        <w:t xml:space="preserve"> center: </w:t>
      </w:r>
    </w:p>
    <w:p w:rsidR="647ABBC7" w:rsidP="321DBB0B" w:rsidRDefault="05D7361A" w14:paraId="33C62A56" w14:textId="2A8200F2">
      <w:pPr>
        <w:pStyle w:val="ListParagraph"/>
        <w:numPr>
          <w:ilvl w:val="0"/>
          <w:numId w:val="55"/>
        </w:numPr>
        <w:spacing w:before="240"/>
        <w:rPr>
          <w:rFonts w:ascii="Times New Roman" w:hAnsi="Times New Roman" w:cs="Times New Roman"/>
        </w:rPr>
      </w:pPr>
      <w:r w:rsidRPr="321DBB0B">
        <w:rPr>
          <w:rFonts w:ascii="Times New Roman" w:hAnsi="Times New Roman" w:cs="Times New Roman"/>
        </w:rPr>
        <w:t>Check if we have something to screenshot.</w:t>
      </w:r>
    </w:p>
    <w:p w:rsidR="647ABBC7" w:rsidP="321DBB0B" w:rsidRDefault="05D7361A" w14:paraId="26E7177E" w14:textId="67C35611">
      <w:pPr>
        <w:pStyle w:val="ListParagraph"/>
        <w:numPr>
          <w:ilvl w:val="0"/>
          <w:numId w:val="63"/>
        </w:numPr>
        <w:spacing w:before="240"/>
        <w:rPr>
          <w:rFonts w:ascii="Times New Roman" w:hAnsi="Times New Roman" w:cs="Times New Roman"/>
          <w:b/>
          <w:bCs/>
        </w:rPr>
      </w:pPr>
      <w:r w:rsidRPr="321DBB0B">
        <w:rPr>
          <w:rFonts w:ascii="Times New Roman" w:hAnsi="Times New Roman" w:cs="Times New Roman"/>
          <w:b/>
          <w:bCs/>
        </w:rPr>
        <w:t xml:space="preserve">Check if </w:t>
      </w:r>
      <w:r w:rsidR="00365F12">
        <w:rPr>
          <w:rFonts w:ascii="Times New Roman" w:hAnsi="Times New Roman" w:cs="Times New Roman"/>
          <w:b/>
          <w:bCs/>
        </w:rPr>
        <w:t xml:space="preserve">the </w:t>
      </w:r>
      <w:r w:rsidRPr="321DBB0B">
        <w:rPr>
          <w:rFonts w:ascii="Times New Roman" w:hAnsi="Times New Roman" w:cs="Times New Roman"/>
          <w:b/>
          <w:bCs/>
        </w:rPr>
        <w:t>Object</w:t>
      </w:r>
      <w:r w:rsidR="00365F12">
        <w:rPr>
          <w:rFonts w:ascii="Times New Roman" w:hAnsi="Times New Roman" w:cs="Times New Roman"/>
          <w:b/>
          <w:bCs/>
        </w:rPr>
        <w:t xml:space="preserve"> </w:t>
      </w:r>
      <w:r w:rsidRPr="321DBB0B">
        <w:rPr>
          <w:rFonts w:ascii="Times New Roman" w:hAnsi="Times New Roman" w:cs="Times New Roman"/>
          <w:b/>
          <w:bCs/>
        </w:rPr>
        <w:t>in</w:t>
      </w:r>
      <w:r w:rsidR="00365F12">
        <w:rPr>
          <w:rFonts w:ascii="Times New Roman" w:hAnsi="Times New Roman" w:cs="Times New Roman"/>
          <w:b/>
          <w:bCs/>
        </w:rPr>
        <w:t xml:space="preserve"> the</w:t>
      </w:r>
      <w:r w:rsidRPr="321DBB0B">
        <w:rPr>
          <w:rFonts w:ascii="Times New Roman" w:hAnsi="Times New Roman" w:cs="Times New Roman"/>
          <w:b/>
          <w:bCs/>
        </w:rPr>
        <w:t xml:space="preserve"> Center has been captured:</w:t>
      </w:r>
    </w:p>
    <w:p w:rsidR="647ABBC7" w:rsidP="321DBB0B" w:rsidRDefault="05D7361A" w14:paraId="48A098A5" w14:textId="3385AACC">
      <w:pPr>
        <w:pStyle w:val="ListParagraph"/>
        <w:numPr>
          <w:ilvl w:val="0"/>
          <w:numId w:val="54"/>
        </w:numPr>
        <w:spacing w:before="240"/>
        <w:rPr>
          <w:rFonts w:ascii="Times New Roman" w:hAnsi="Times New Roman" w:cs="Times New Roman"/>
        </w:rPr>
      </w:pPr>
      <w:r w:rsidRPr="321DBB0B">
        <w:rPr>
          <w:rFonts w:ascii="Times New Roman" w:hAnsi="Times New Roman" w:cs="Times New Roman"/>
        </w:rPr>
        <w:t xml:space="preserve">Check if we </w:t>
      </w:r>
      <w:r w:rsidRPr="321DBB0B" w:rsidR="008B6422">
        <w:rPr>
          <w:rFonts w:ascii="Times New Roman" w:hAnsi="Times New Roman" w:cs="Times New Roman"/>
        </w:rPr>
        <w:t>have not</w:t>
      </w:r>
      <w:r w:rsidRPr="321DBB0B">
        <w:rPr>
          <w:rFonts w:ascii="Times New Roman" w:hAnsi="Times New Roman" w:cs="Times New Roman"/>
        </w:rPr>
        <w:t xml:space="preserve"> already screenshotted this object.</w:t>
      </w:r>
    </w:p>
    <w:p w:rsidR="647ABBC7" w:rsidP="321DBB0B" w:rsidRDefault="05D7361A" w14:paraId="1560CE51" w14:textId="3C0E8E7C">
      <w:pPr>
        <w:pStyle w:val="ListParagraph"/>
        <w:numPr>
          <w:ilvl w:val="0"/>
          <w:numId w:val="63"/>
        </w:numPr>
        <w:spacing w:before="240"/>
        <w:rPr>
          <w:rFonts w:ascii="Times New Roman" w:hAnsi="Times New Roman" w:cs="Times New Roman"/>
          <w:b/>
          <w:bCs/>
        </w:rPr>
      </w:pPr>
      <w:r w:rsidRPr="321DBB0B">
        <w:rPr>
          <w:rFonts w:ascii="Times New Roman" w:hAnsi="Times New Roman" w:cs="Times New Roman"/>
          <w:b/>
          <w:bCs/>
        </w:rPr>
        <w:t>Capture Formatted Centered Object:</w:t>
      </w:r>
    </w:p>
    <w:p w:rsidR="647ABBC7" w:rsidP="321DBB0B" w:rsidRDefault="05D7361A" w14:paraId="14C38350" w14:textId="6D570C14">
      <w:pPr>
        <w:pStyle w:val="ListParagraph"/>
        <w:numPr>
          <w:ilvl w:val="0"/>
          <w:numId w:val="53"/>
        </w:numPr>
        <w:spacing w:before="240"/>
        <w:rPr>
          <w:rFonts w:ascii="Times New Roman" w:hAnsi="Times New Roman" w:cs="Times New Roman"/>
        </w:rPr>
      </w:pPr>
      <w:r w:rsidRPr="321DBB0B">
        <w:rPr>
          <w:rFonts w:ascii="Times New Roman" w:hAnsi="Times New Roman" w:cs="Times New Roman"/>
        </w:rPr>
        <w:t xml:space="preserve"> Now that our object is in our center, we grab the </w:t>
      </w:r>
      <w:r w:rsidRPr="6832A6CE" w:rsidR="533435BF">
        <w:rPr>
          <w:rFonts w:ascii="Times New Roman" w:hAnsi="Times New Roman" w:cs="Times New Roman"/>
        </w:rPr>
        <w:t>formatted</w:t>
      </w:r>
      <w:r w:rsidRPr="645A0B79">
        <w:rPr>
          <w:rFonts w:ascii="Times New Roman" w:hAnsi="Times New Roman" w:cs="Times New Roman"/>
        </w:rPr>
        <w:t xml:space="preserve"> </w:t>
      </w:r>
      <w:r w:rsidRPr="321DBB0B">
        <w:rPr>
          <w:rFonts w:ascii="Times New Roman" w:hAnsi="Times New Roman" w:cs="Times New Roman"/>
        </w:rPr>
        <w:t xml:space="preserve">frame we got </w:t>
      </w:r>
      <w:r w:rsidRPr="474B9837" w:rsidR="617E181A">
        <w:rPr>
          <w:rFonts w:ascii="Times New Roman" w:hAnsi="Times New Roman" w:cs="Times New Roman"/>
        </w:rPr>
        <w:t>in step</w:t>
      </w:r>
      <w:r w:rsidRPr="474B9837">
        <w:rPr>
          <w:rFonts w:ascii="Times New Roman" w:hAnsi="Times New Roman" w:cs="Times New Roman"/>
        </w:rPr>
        <w:t xml:space="preserve"> </w:t>
      </w:r>
      <w:r w:rsidRPr="321DBB0B">
        <w:rPr>
          <w:rFonts w:ascii="Times New Roman" w:hAnsi="Times New Roman" w:cs="Times New Roman"/>
        </w:rPr>
        <w:t>Apply Mask and Format.</w:t>
      </w:r>
    </w:p>
    <w:p w:rsidR="647ABBC7" w:rsidP="321DBB0B" w:rsidRDefault="05D7361A" w14:paraId="2C54223E" w14:textId="575B43D6">
      <w:pPr>
        <w:pStyle w:val="ListParagraph"/>
        <w:numPr>
          <w:ilvl w:val="0"/>
          <w:numId w:val="63"/>
        </w:numPr>
        <w:spacing w:before="240"/>
        <w:rPr>
          <w:rFonts w:ascii="Times New Roman" w:hAnsi="Times New Roman" w:cs="Times New Roman"/>
          <w:b/>
          <w:bCs/>
        </w:rPr>
      </w:pPr>
      <w:r w:rsidRPr="321DBB0B">
        <w:rPr>
          <w:rFonts w:ascii="Times New Roman" w:hAnsi="Times New Roman" w:cs="Times New Roman"/>
          <w:b/>
          <w:bCs/>
        </w:rPr>
        <w:t>Upload to Datab</w:t>
      </w:r>
      <w:r w:rsidRPr="321DBB0B" w:rsidR="5E3E6A14">
        <w:rPr>
          <w:rFonts w:ascii="Times New Roman" w:hAnsi="Times New Roman" w:cs="Times New Roman"/>
          <w:b/>
          <w:bCs/>
        </w:rPr>
        <w:t>a</w:t>
      </w:r>
      <w:r w:rsidRPr="321DBB0B">
        <w:rPr>
          <w:rFonts w:ascii="Times New Roman" w:hAnsi="Times New Roman" w:cs="Times New Roman"/>
          <w:b/>
          <w:bCs/>
        </w:rPr>
        <w:t>se:</w:t>
      </w:r>
    </w:p>
    <w:p w:rsidR="647ABBC7" w:rsidP="321DBB0B" w:rsidRDefault="05D7361A" w14:paraId="726E37F5" w14:textId="0F679574">
      <w:pPr>
        <w:pStyle w:val="ListParagraph"/>
        <w:numPr>
          <w:ilvl w:val="0"/>
          <w:numId w:val="52"/>
        </w:numPr>
        <w:spacing w:before="240"/>
        <w:rPr>
          <w:rFonts w:ascii="Times New Roman" w:hAnsi="Times New Roman" w:cs="Times New Roman"/>
        </w:rPr>
      </w:pPr>
      <w:r w:rsidRPr="321DBB0B">
        <w:rPr>
          <w:rFonts w:ascii="Times New Roman" w:hAnsi="Times New Roman" w:cs="Times New Roman"/>
        </w:rPr>
        <w:t xml:space="preserve"> Upload centered, formatted sherd image to </w:t>
      </w:r>
      <w:r w:rsidR="00D73F54">
        <w:rPr>
          <w:rFonts w:ascii="Times New Roman" w:hAnsi="Times New Roman" w:cs="Times New Roman"/>
        </w:rPr>
        <w:t xml:space="preserve">the </w:t>
      </w:r>
      <w:r w:rsidRPr="321DBB0B">
        <w:rPr>
          <w:rFonts w:ascii="Times New Roman" w:hAnsi="Times New Roman" w:cs="Times New Roman"/>
        </w:rPr>
        <w:t>database.</w:t>
      </w:r>
    </w:p>
    <w:p w:rsidR="647ABBC7" w:rsidP="321DBB0B" w:rsidRDefault="29E62187" w14:paraId="70230BFE" w14:textId="77777777">
      <w:pPr>
        <w:spacing w:before="240"/>
        <w:rPr>
          <w:rFonts w:ascii="Times New Roman" w:hAnsi="Times New Roman" w:cs="Times New Roman"/>
        </w:rPr>
      </w:pPr>
      <w:r w:rsidRPr="321DBB0B">
        <w:rPr>
          <w:rFonts w:ascii="Times New Roman" w:hAnsi="Times New Roman" w:cs="Times New Roman"/>
          <w:b/>
          <w:bCs/>
        </w:rPr>
        <w:t>Communication Mechanisms and Information/Control Flows</w:t>
      </w:r>
      <w:r w:rsidRPr="321DBB0B">
        <w:rPr>
          <w:rFonts w:ascii="Times New Roman" w:hAnsi="Times New Roman" w:cs="Times New Roman"/>
        </w:rPr>
        <w:t xml:space="preserve"> of each component in the high-level architecture:</w:t>
      </w:r>
    </w:p>
    <w:p w:rsidR="647ABBC7" w:rsidP="321DBB0B" w:rsidRDefault="3A27E0C8" w14:paraId="5FDA05DF" w14:textId="1370F3DA">
      <w:pPr>
        <w:pStyle w:val="ListParagraph"/>
        <w:numPr>
          <w:ilvl w:val="0"/>
          <w:numId w:val="51"/>
        </w:numPr>
        <w:spacing w:before="240" w:line="276" w:lineRule="auto"/>
        <w:rPr>
          <w:rFonts w:ascii="Times New Roman" w:hAnsi="Times New Roman" w:cs="Times New Roman"/>
          <w:b/>
          <w:bCs/>
        </w:rPr>
      </w:pPr>
      <w:r w:rsidRPr="321DBB0B">
        <w:rPr>
          <w:rFonts w:ascii="Times New Roman" w:hAnsi="Times New Roman" w:cs="Times New Roman"/>
          <w:b/>
          <w:bCs/>
        </w:rPr>
        <w:t>U</w:t>
      </w:r>
      <w:r w:rsidRPr="321DBB0B" w:rsidR="29E62187">
        <w:rPr>
          <w:rFonts w:ascii="Times New Roman" w:hAnsi="Times New Roman" w:cs="Times New Roman"/>
          <w:b/>
          <w:bCs/>
        </w:rPr>
        <w:t>ser Interaction</w:t>
      </w:r>
    </w:p>
    <w:p w:rsidR="647ABBC7" w:rsidP="321DBB0B" w:rsidRDefault="003D7C87" w14:paraId="68CE4BEA" w14:textId="1A00B488">
      <w:pPr>
        <w:pStyle w:val="ListParagraph"/>
        <w:numPr>
          <w:ilvl w:val="1"/>
          <w:numId w:val="28"/>
        </w:numPr>
        <w:spacing w:before="240" w:line="276" w:lineRule="auto"/>
        <w:rPr>
          <w:rFonts w:ascii="Times New Roman" w:hAnsi="Times New Roman" w:cs="Times New Roman"/>
        </w:rPr>
      </w:pPr>
      <w:r>
        <w:rPr>
          <w:rFonts w:ascii="Times New Roman" w:hAnsi="Times New Roman" w:cs="Times New Roman"/>
        </w:rPr>
        <w:t>The u</w:t>
      </w:r>
      <w:r w:rsidRPr="321DBB0B" w:rsidR="29E62187">
        <w:rPr>
          <w:rFonts w:ascii="Times New Roman" w:hAnsi="Times New Roman" w:cs="Times New Roman"/>
        </w:rPr>
        <w:t>ser</w:t>
      </w:r>
      <w:r w:rsidRPr="321DBB0B" w:rsidR="7A98ED31">
        <w:rPr>
          <w:rFonts w:ascii="Times New Roman" w:hAnsi="Times New Roman" w:cs="Times New Roman"/>
        </w:rPr>
        <w:t xml:space="preserve"> presses </w:t>
      </w:r>
      <w:r w:rsidRPr="37592DB2" w:rsidR="01302CEC">
        <w:rPr>
          <w:rFonts w:ascii="Times New Roman" w:hAnsi="Times New Roman" w:cs="Times New Roman"/>
        </w:rPr>
        <w:t xml:space="preserve">the </w:t>
      </w:r>
      <w:r w:rsidRPr="321DBB0B" w:rsidR="7A98ED31">
        <w:rPr>
          <w:rFonts w:ascii="Times New Roman" w:hAnsi="Times New Roman" w:cs="Times New Roman"/>
        </w:rPr>
        <w:t xml:space="preserve">start </w:t>
      </w:r>
      <w:r w:rsidRPr="54A777B5" w:rsidR="0DC79095">
        <w:rPr>
          <w:rFonts w:ascii="Times New Roman" w:hAnsi="Times New Roman" w:cs="Times New Roman"/>
        </w:rPr>
        <w:t xml:space="preserve">button </w:t>
      </w:r>
      <w:r w:rsidRPr="321DBB0B" w:rsidR="7A98ED31">
        <w:rPr>
          <w:rFonts w:ascii="Times New Roman" w:hAnsi="Times New Roman" w:cs="Times New Roman"/>
        </w:rPr>
        <w:t>on</w:t>
      </w:r>
      <w:r>
        <w:rPr>
          <w:rFonts w:ascii="Times New Roman" w:hAnsi="Times New Roman" w:cs="Times New Roman"/>
        </w:rPr>
        <w:t xml:space="preserve"> the</w:t>
      </w:r>
      <w:r w:rsidRPr="321DBB0B" w:rsidR="7A98ED31">
        <w:rPr>
          <w:rFonts w:ascii="Times New Roman" w:hAnsi="Times New Roman" w:cs="Times New Roman"/>
        </w:rPr>
        <w:t xml:space="preserve"> conveyor belt system.</w:t>
      </w:r>
    </w:p>
    <w:p w:rsidR="647ABBC7" w:rsidP="321DBB0B" w:rsidRDefault="003D7C87" w14:paraId="2075CE92" w14:textId="34451842">
      <w:pPr>
        <w:pStyle w:val="ListParagraph"/>
        <w:numPr>
          <w:ilvl w:val="1"/>
          <w:numId w:val="28"/>
        </w:numPr>
        <w:spacing w:before="240" w:line="276" w:lineRule="auto"/>
        <w:rPr>
          <w:rFonts w:ascii="Times New Roman" w:hAnsi="Times New Roman" w:cs="Times New Roman"/>
        </w:rPr>
      </w:pPr>
      <w:r>
        <w:rPr>
          <w:rFonts w:ascii="Times New Roman" w:hAnsi="Times New Roman" w:cs="Times New Roman"/>
        </w:rPr>
        <w:t>The u</w:t>
      </w:r>
      <w:r w:rsidRPr="321DBB0B" w:rsidR="7A98ED31">
        <w:rPr>
          <w:rFonts w:ascii="Times New Roman" w:hAnsi="Times New Roman" w:cs="Times New Roman"/>
        </w:rPr>
        <w:t>ser ends</w:t>
      </w:r>
      <w:r>
        <w:rPr>
          <w:rFonts w:ascii="Times New Roman" w:hAnsi="Times New Roman" w:cs="Times New Roman"/>
        </w:rPr>
        <w:t xml:space="preserve"> the</w:t>
      </w:r>
      <w:r w:rsidRPr="321DBB0B" w:rsidR="7A98ED31">
        <w:rPr>
          <w:rFonts w:ascii="Times New Roman" w:hAnsi="Times New Roman" w:cs="Times New Roman"/>
        </w:rPr>
        <w:t xml:space="preserve"> conveyor belt program when their sherds have all passed.</w:t>
      </w:r>
    </w:p>
    <w:p w:rsidR="647ABBC7" w:rsidP="321DBB0B" w:rsidRDefault="29E62187" w14:paraId="580598C4" w14:textId="120C63F6">
      <w:pPr>
        <w:pStyle w:val="ListParagraph"/>
        <w:numPr>
          <w:ilvl w:val="0"/>
          <w:numId w:val="51"/>
        </w:numPr>
        <w:spacing w:before="240" w:line="276" w:lineRule="auto"/>
        <w:rPr>
          <w:rFonts w:ascii="Times New Roman" w:hAnsi="Times New Roman" w:cs="Times New Roman"/>
          <w:b/>
          <w:bCs/>
        </w:rPr>
      </w:pPr>
      <w:r w:rsidRPr="321DBB0B">
        <w:rPr>
          <w:rFonts w:ascii="Times New Roman" w:hAnsi="Times New Roman" w:cs="Times New Roman"/>
          <w:b/>
          <w:bCs/>
        </w:rPr>
        <w:t>Data Flow</w:t>
      </w:r>
    </w:p>
    <w:p w:rsidR="647ABBC7" w:rsidP="321DBB0B" w:rsidRDefault="003D7C87" w14:paraId="39DAA810" w14:textId="22D4243E">
      <w:pPr>
        <w:pStyle w:val="ListParagraph"/>
        <w:numPr>
          <w:ilvl w:val="1"/>
          <w:numId w:val="28"/>
        </w:numPr>
        <w:spacing w:before="240" w:line="276" w:lineRule="auto"/>
        <w:rPr>
          <w:rFonts w:ascii="Times New Roman" w:hAnsi="Times New Roman" w:cs="Times New Roman"/>
        </w:rPr>
      </w:pPr>
      <w:r>
        <w:rPr>
          <w:rFonts w:ascii="Times New Roman" w:hAnsi="Times New Roman" w:cs="Times New Roman"/>
        </w:rPr>
        <w:t>A c</w:t>
      </w:r>
      <w:r w:rsidRPr="321DBB0B" w:rsidR="33E32D01">
        <w:rPr>
          <w:rFonts w:ascii="Times New Roman" w:hAnsi="Times New Roman" w:cs="Times New Roman"/>
        </w:rPr>
        <w:t xml:space="preserve">onstant stream of data flows from </w:t>
      </w:r>
      <w:r w:rsidR="000A32B3">
        <w:rPr>
          <w:rFonts w:ascii="Times New Roman" w:hAnsi="Times New Roman" w:cs="Times New Roman"/>
        </w:rPr>
        <w:t xml:space="preserve">the </w:t>
      </w:r>
      <w:r w:rsidRPr="321DBB0B" w:rsidR="33E32D01">
        <w:rPr>
          <w:rFonts w:ascii="Times New Roman" w:hAnsi="Times New Roman" w:cs="Times New Roman"/>
        </w:rPr>
        <w:t>webcam.</w:t>
      </w:r>
    </w:p>
    <w:p w:rsidR="647ABBC7" w:rsidP="321DBB0B" w:rsidRDefault="000A32B3" w14:paraId="51AFF599" w14:textId="2772E6E9">
      <w:pPr>
        <w:pStyle w:val="ListParagraph"/>
        <w:numPr>
          <w:ilvl w:val="1"/>
          <w:numId w:val="28"/>
        </w:numPr>
        <w:spacing w:before="240" w:line="276" w:lineRule="auto"/>
        <w:rPr>
          <w:rFonts w:ascii="Times New Roman" w:hAnsi="Times New Roman" w:cs="Times New Roman"/>
        </w:rPr>
      </w:pPr>
      <w:r>
        <w:rPr>
          <w:rFonts w:ascii="Times New Roman" w:hAnsi="Times New Roman" w:cs="Times New Roman"/>
        </w:rPr>
        <w:t>The d</w:t>
      </w:r>
      <w:r w:rsidRPr="321DBB0B" w:rsidR="33E32D01">
        <w:rPr>
          <w:rFonts w:ascii="Times New Roman" w:hAnsi="Times New Roman" w:cs="Times New Roman"/>
        </w:rPr>
        <w:t>ata stream is read in as individual frames.</w:t>
      </w:r>
    </w:p>
    <w:p w:rsidR="647ABBC7" w:rsidP="321DBB0B" w:rsidRDefault="33E32D01" w14:paraId="0F064A84" w14:textId="72504667">
      <w:pPr>
        <w:pStyle w:val="ListParagraph"/>
        <w:numPr>
          <w:ilvl w:val="1"/>
          <w:numId w:val="28"/>
        </w:numPr>
        <w:spacing w:before="240" w:line="276" w:lineRule="auto"/>
        <w:rPr>
          <w:rFonts w:ascii="Times New Roman" w:hAnsi="Times New Roman" w:cs="Times New Roman"/>
        </w:rPr>
      </w:pPr>
      <w:r w:rsidRPr="321DBB0B">
        <w:rPr>
          <w:rFonts w:ascii="Times New Roman" w:hAnsi="Times New Roman" w:cs="Times New Roman"/>
        </w:rPr>
        <w:t xml:space="preserve">Frames flow to three </w:t>
      </w:r>
      <w:r w:rsidRPr="321DBB0B" w:rsidR="461231B5">
        <w:rPr>
          <w:rFonts w:ascii="Times New Roman" w:hAnsi="Times New Roman" w:cs="Times New Roman"/>
        </w:rPr>
        <w:t>task</w:t>
      </w:r>
      <w:r w:rsidRPr="321DBB0B">
        <w:rPr>
          <w:rFonts w:ascii="Times New Roman" w:hAnsi="Times New Roman" w:cs="Times New Roman"/>
        </w:rPr>
        <w:t xml:space="preserve">s; each </w:t>
      </w:r>
      <w:r w:rsidRPr="321DBB0B" w:rsidR="6D0E4CA7">
        <w:rPr>
          <w:rFonts w:ascii="Times New Roman" w:hAnsi="Times New Roman" w:cs="Times New Roman"/>
        </w:rPr>
        <w:t>task</w:t>
      </w:r>
      <w:r w:rsidRPr="321DBB0B">
        <w:rPr>
          <w:rFonts w:ascii="Times New Roman" w:hAnsi="Times New Roman" w:cs="Times New Roman"/>
        </w:rPr>
        <w:t xml:space="preserve"> does something different with its frame</w:t>
      </w:r>
      <w:r w:rsidRPr="321DBB0B" w:rsidR="29E62187">
        <w:rPr>
          <w:rFonts w:ascii="Times New Roman" w:hAnsi="Times New Roman" w:cs="Times New Roman"/>
        </w:rPr>
        <w:t>.</w:t>
      </w:r>
    </w:p>
    <w:p w:rsidR="647ABBC7" w:rsidP="321DBB0B" w:rsidRDefault="23673C01" w14:paraId="6C3B4ECD" w14:textId="77E26679">
      <w:pPr>
        <w:pStyle w:val="ListParagraph"/>
        <w:numPr>
          <w:ilvl w:val="1"/>
          <w:numId w:val="28"/>
        </w:numPr>
        <w:spacing w:before="240" w:line="276" w:lineRule="auto"/>
        <w:rPr>
          <w:rFonts w:ascii="Times New Roman" w:hAnsi="Times New Roman" w:cs="Times New Roman"/>
        </w:rPr>
      </w:pPr>
      <w:r w:rsidRPr="321DBB0B">
        <w:rPr>
          <w:rFonts w:ascii="Times New Roman" w:hAnsi="Times New Roman" w:cs="Times New Roman"/>
        </w:rPr>
        <w:t>If in</w:t>
      </w:r>
      <w:r w:rsidR="000A32B3">
        <w:rPr>
          <w:rFonts w:ascii="Times New Roman" w:hAnsi="Times New Roman" w:cs="Times New Roman"/>
        </w:rPr>
        <w:t xml:space="preserve"> the</w:t>
      </w:r>
      <w:r w:rsidRPr="321DBB0B">
        <w:rPr>
          <w:rFonts w:ascii="Times New Roman" w:hAnsi="Times New Roman" w:cs="Times New Roman"/>
        </w:rPr>
        <w:t xml:space="preserve"> center, the formatted frame of the object </w:t>
      </w:r>
      <w:r w:rsidRPr="321DBB0B" w:rsidR="5036A3B2">
        <w:rPr>
          <w:rFonts w:ascii="Times New Roman" w:hAnsi="Times New Roman" w:cs="Times New Roman"/>
        </w:rPr>
        <w:t>is</w:t>
      </w:r>
      <w:r w:rsidRPr="321DBB0B">
        <w:rPr>
          <w:rFonts w:ascii="Times New Roman" w:hAnsi="Times New Roman" w:cs="Times New Roman"/>
        </w:rPr>
        <w:t xml:space="preserve"> captured and stored, ending the data flow.</w:t>
      </w:r>
    </w:p>
    <w:p w:rsidR="647ABBC7" w:rsidP="321DBB0B" w:rsidRDefault="29E62187" w14:paraId="44281AF7" w14:textId="4CB177C0">
      <w:pPr>
        <w:pStyle w:val="ListParagraph"/>
        <w:numPr>
          <w:ilvl w:val="0"/>
          <w:numId w:val="51"/>
        </w:numPr>
        <w:spacing w:before="240" w:line="276" w:lineRule="auto"/>
        <w:rPr>
          <w:rFonts w:ascii="Times New Roman" w:hAnsi="Times New Roman" w:cs="Times New Roman"/>
          <w:b/>
          <w:bCs/>
        </w:rPr>
      </w:pPr>
      <w:r w:rsidRPr="321DBB0B">
        <w:rPr>
          <w:rFonts w:ascii="Times New Roman" w:hAnsi="Times New Roman" w:cs="Times New Roman"/>
          <w:b/>
          <w:bCs/>
        </w:rPr>
        <w:t>Control Flow</w:t>
      </w:r>
    </w:p>
    <w:p w:rsidR="647ABBC7" w:rsidP="321DBB0B" w:rsidRDefault="009F66C3" w14:paraId="6CF436A8" w14:textId="655A86A1">
      <w:pPr>
        <w:pStyle w:val="ListParagraph"/>
        <w:numPr>
          <w:ilvl w:val="0"/>
          <w:numId w:val="48"/>
        </w:numPr>
        <w:rPr>
          <w:rFonts w:ascii="Times New Roman" w:hAnsi="Times New Roman" w:cs="Times New Roman"/>
        </w:rPr>
      </w:pPr>
      <w:r>
        <w:rPr>
          <w:rFonts w:ascii="Times New Roman" w:hAnsi="Times New Roman" w:cs="Times New Roman"/>
        </w:rPr>
        <w:t>T</w:t>
      </w:r>
      <w:r w:rsidRPr="321DBB0B" w:rsidR="04C57C68">
        <w:rPr>
          <w:rFonts w:ascii="Times New Roman" w:hAnsi="Times New Roman" w:cs="Times New Roman"/>
        </w:rPr>
        <w:t>hree tasks</w:t>
      </w:r>
      <w:r>
        <w:rPr>
          <w:rFonts w:ascii="Times New Roman" w:hAnsi="Times New Roman" w:cs="Times New Roman"/>
        </w:rPr>
        <w:t xml:space="preserve"> </w:t>
      </w:r>
      <w:r w:rsidRPr="41DEFFF0" w:rsidR="6CEAD0D8">
        <w:rPr>
          <w:rFonts w:ascii="Times New Roman" w:hAnsi="Times New Roman" w:cs="Times New Roman"/>
        </w:rPr>
        <w:t>occur</w:t>
      </w:r>
      <w:r w:rsidR="00C26E03">
        <w:rPr>
          <w:rFonts w:ascii="Times New Roman" w:hAnsi="Times New Roman" w:cs="Times New Roman"/>
        </w:rPr>
        <w:t xml:space="preserve"> </w:t>
      </w:r>
      <w:r w:rsidRPr="321DBB0B" w:rsidR="04C57C68">
        <w:rPr>
          <w:rFonts w:ascii="Times New Roman" w:hAnsi="Times New Roman" w:cs="Times New Roman"/>
        </w:rPr>
        <w:t>at once in the conveyor belt program,</w:t>
      </w:r>
      <w:r w:rsidR="00C26E03">
        <w:rPr>
          <w:rFonts w:ascii="Times New Roman" w:hAnsi="Times New Roman" w:cs="Times New Roman"/>
        </w:rPr>
        <w:t xml:space="preserve"> and</w:t>
      </w:r>
      <w:r w:rsidRPr="321DBB0B" w:rsidR="04C57C68">
        <w:rPr>
          <w:rFonts w:ascii="Times New Roman" w:hAnsi="Times New Roman" w:cs="Times New Roman"/>
        </w:rPr>
        <w:t xml:space="preserve"> the task that </w:t>
      </w:r>
      <w:r w:rsidRPr="321DBB0B">
        <w:rPr>
          <w:rFonts w:ascii="Times New Roman" w:hAnsi="Times New Roman" w:cs="Times New Roman"/>
        </w:rPr>
        <w:t>manages</w:t>
      </w:r>
      <w:r w:rsidRPr="321DBB0B" w:rsidR="04C57C68">
        <w:rPr>
          <w:rFonts w:ascii="Times New Roman" w:hAnsi="Times New Roman" w:cs="Times New Roman"/>
        </w:rPr>
        <w:t xml:space="preserve"> capturing images dictates the control flow. The program will remain in its same state of execution </w:t>
      </w:r>
      <w:r w:rsidRPr="321DBB0B" w:rsidR="74BDEE2B">
        <w:rPr>
          <w:rFonts w:ascii="Times New Roman" w:hAnsi="Times New Roman" w:cs="Times New Roman"/>
        </w:rPr>
        <w:t xml:space="preserve">until the image capture task registers a new object centered in view. </w:t>
      </w:r>
      <w:r w:rsidRPr="321DBB0B" w:rsidR="169D2236">
        <w:rPr>
          <w:rFonts w:ascii="Times New Roman" w:hAnsi="Times New Roman" w:cs="Times New Roman"/>
        </w:rPr>
        <w:t xml:space="preserve">Upon registering a </w:t>
      </w:r>
      <w:r w:rsidR="00C26E03">
        <w:rPr>
          <w:rFonts w:ascii="Times New Roman" w:hAnsi="Times New Roman" w:cs="Times New Roman"/>
        </w:rPr>
        <w:t>new</w:t>
      </w:r>
      <w:r w:rsidRPr="321DBB0B" w:rsidR="169D2236">
        <w:rPr>
          <w:rFonts w:ascii="Times New Roman" w:hAnsi="Times New Roman" w:cs="Times New Roman"/>
        </w:rPr>
        <w:t xml:space="preserve"> centered</w:t>
      </w:r>
      <w:r w:rsidR="00C26E03">
        <w:rPr>
          <w:rFonts w:ascii="Times New Roman" w:hAnsi="Times New Roman" w:cs="Times New Roman"/>
        </w:rPr>
        <w:t xml:space="preserve"> object,</w:t>
      </w:r>
      <w:r w:rsidRPr="321DBB0B" w:rsidR="169D2236">
        <w:rPr>
          <w:rFonts w:ascii="Times New Roman" w:hAnsi="Times New Roman" w:cs="Times New Roman"/>
        </w:rPr>
        <w:t xml:space="preserve"> the control flow changes from the uneventful loop to a new flow where:</w:t>
      </w:r>
    </w:p>
    <w:p w:rsidR="647ABBC7" w:rsidP="321DBB0B" w:rsidRDefault="169D2236" w14:paraId="2FD303A0" w14:textId="096E6EDC">
      <w:pPr>
        <w:pStyle w:val="ListParagraph"/>
        <w:numPr>
          <w:ilvl w:val="1"/>
          <w:numId w:val="48"/>
        </w:numPr>
        <w:rPr>
          <w:rFonts w:ascii="Times New Roman" w:hAnsi="Times New Roman" w:cs="Times New Roman"/>
        </w:rPr>
      </w:pPr>
      <w:r w:rsidRPr="321DBB0B">
        <w:rPr>
          <w:rFonts w:ascii="Times New Roman" w:hAnsi="Times New Roman" w:cs="Times New Roman"/>
        </w:rPr>
        <w:t xml:space="preserve"> </w:t>
      </w:r>
      <w:r w:rsidR="004B6CFB">
        <w:rPr>
          <w:rFonts w:ascii="Times New Roman" w:hAnsi="Times New Roman" w:cs="Times New Roman"/>
        </w:rPr>
        <w:t>A</w:t>
      </w:r>
      <w:r w:rsidRPr="321DBB0B">
        <w:rPr>
          <w:rFonts w:ascii="Times New Roman" w:hAnsi="Times New Roman" w:cs="Times New Roman"/>
        </w:rPr>
        <w:t>n image is captured</w:t>
      </w:r>
      <w:r w:rsidR="009F66C3">
        <w:rPr>
          <w:rFonts w:ascii="Times New Roman" w:hAnsi="Times New Roman" w:cs="Times New Roman"/>
        </w:rPr>
        <w:t>.</w:t>
      </w:r>
    </w:p>
    <w:p w:rsidR="169D2236" w:rsidP="321DBB0B" w:rsidRDefault="004B6CFB" w14:paraId="0AE20DA6" w14:textId="6C9F99C1">
      <w:pPr>
        <w:pStyle w:val="ListParagraph"/>
        <w:numPr>
          <w:ilvl w:val="1"/>
          <w:numId w:val="48"/>
        </w:numPr>
        <w:rPr>
          <w:rFonts w:ascii="Times New Roman" w:hAnsi="Times New Roman" w:cs="Times New Roman"/>
        </w:rPr>
      </w:pPr>
      <w:r>
        <w:rPr>
          <w:rFonts w:ascii="Times New Roman" w:hAnsi="Times New Roman" w:cs="Times New Roman"/>
        </w:rPr>
        <w:t>The pr</w:t>
      </w:r>
      <w:r w:rsidRPr="321DBB0B" w:rsidR="169D2236">
        <w:rPr>
          <w:rFonts w:ascii="Times New Roman" w:hAnsi="Times New Roman" w:cs="Times New Roman"/>
        </w:rPr>
        <w:t xml:space="preserve">ogram records that it has already photographed the object in </w:t>
      </w:r>
      <w:r w:rsidR="009F66C3">
        <w:rPr>
          <w:rFonts w:ascii="Times New Roman" w:hAnsi="Times New Roman" w:cs="Times New Roman"/>
        </w:rPr>
        <w:t>the </w:t>
      </w:r>
      <w:r w:rsidRPr="321DBB0B" w:rsidR="169D2236">
        <w:rPr>
          <w:rFonts w:ascii="Times New Roman" w:hAnsi="Times New Roman" w:cs="Times New Roman"/>
        </w:rPr>
        <w:t>center</w:t>
      </w:r>
      <w:r w:rsidR="00D96DC3">
        <w:rPr>
          <w:rFonts w:ascii="Times New Roman" w:hAnsi="Times New Roman" w:cs="Times New Roman"/>
        </w:rPr>
        <w:t>.</w:t>
      </w:r>
    </w:p>
    <w:p w:rsidR="169D2236" w:rsidP="321DBB0B" w:rsidRDefault="004B6CFB" w14:paraId="60835F7F" w14:textId="33784D9A">
      <w:pPr>
        <w:pStyle w:val="ListParagraph"/>
        <w:numPr>
          <w:ilvl w:val="1"/>
          <w:numId w:val="48"/>
        </w:numPr>
        <w:rPr>
          <w:rFonts w:ascii="Times New Roman" w:hAnsi="Times New Roman" w:cs="Times New Roman"/>
        </w:rPr>
      </w:pPr>
      <w:r>
        <w:rPr>
          <w:rFonts w:ascii="Times New Roman" w:hAnsi="Times New Roman" w:cs="Times New Roman"/>
        </w:rPr>
        <w:t>This c</w:t>
      </w:r>
      <w:r w:rsidRPr="321DBB0B" w:rsidR="169D2236">
        <w:rPr>
          <w:rFonts w:ascii="Times New Roman" w:hAnsi="Times New Roman" w:cs="Times New Roman"/>
        </w:rPr>
        <w:t xml:space="preserve">ontinues until </w:t>
      </w:r>
      <w:r>
        <w:rPr>
          <w:rFonts w:ascii="Times New Roman" w:hAnsi="Times New Roman" w:cs="Times New Roman"/>
        </w:rPr>
        <w:t xml:space="preserve">the </w:t>
      </w:r>
      <w:r w:rsidRPr="321DBB0B" w:rsidR="169D2236">
        <w:rPr>
          <w:rFonts w:ascii="Times New Roman" w:hAnsi="Times New Roman" w:cs="Times New Roman"/>
        </w:rPr>
        <w:t>object is out of center</w:t>
      </w:r>
      <w:r w:rsidR="00D96DC3">
        <w:rPr>
          <w:rFonts w:ascii="Times New Roman" w:hAnsi="Times New Roman" w:cs="Times New Roman"/>
        </w:rPr>
        <w:t>.</w:t>
      </w:r>
    </w:p>
    <w:p w:rsidR="169D2236" w:rsidP="321DBB0B" w:rsidRDefault="169D2236" w14:paraId="2CD2349C" w14:textId="6B05368D">
      <w:pPr>
        <w:rPr>
          <w:rFonts w:ascii="Times New Roman" w:hAnsi="Times New Roman" w:cs="Times New Roman"/>
        </w:rPr>
      </w:pPr>
      <w:r w:rsidRPr="321DBB0B">
        <w:rPr>
          <w:rFonts w:ascii="Times New Roman" w:hAnsi="Times New Roman" w:cs="Times New Roman"/>
        </w:rPr>
        <w:t>After which the normal control flow continues.</w:t>
      </w:r>
    </w:p>
    <w:p w:rsidR="2597BF25" w:rsidP="321DBB0B" w:rsidRDefault="2597BF25" w14:paraId="6B25F10C" w14:textId="41725DC8">
      <w:pPr>
        <w:spacing w:before="240" w:line="276" w:lineRule="auto"/>
        <w:rPr>
          <w:rFonts w:ascii="Times New Roman" w:hAnsi="Times New Roman" w:cs="Times New Roman"/>
        </w:rPr>
      </w:pPr>
      <w:r w:rsidRPr="321DBB0B">
        <w:rPr>
          <w:rFonts w:ascii="Times New Roman" w:hAnsi="Times New Roman" w:cs="Times New Roman"/>
          <w:b/>
          <w:bCs/>
        </w:rPr>
        <w:t>Architectural styles and influences from the architectural styles embodied</w:t>
      </w:r>
      <w:r w:rsidRPr="321DBB0B">
        <w:rPr>
          <w:rFonts w:ascii="Times New Roman" w:hAnsi="Times New Roman" w:cs="Times New Roman"/>
        </w:rPr>
        <w:t xml:space="preserve"> by the high-level architecture:</w:t>
      </w:r>
    </w:p>
    <w:p w:rsidR="70B379A6" w:rsidP="321DBB0B" w:rsidRDefault="70B379A6" w14:paraId="0FD72E81" w14:textId="5240F9B4">
      <w:pPr>
        <w:pStyle w:val="ListParagraph"/>
        <w:numPr>
          <w:ilvl w:val="0"/>
          <w:numId w:val="46"/>
        </w:numPr>
        <w:spacing w:before="240" w:line="276" w:lineRule="auto"/>
        <w:rPr>
          <w:rFonts w:ascii="Times New Roman" w:hAnsi="Times New Roman" w:cs="Times New Roman"/>
          <w:b/>
          <w:bCs/>
        </w:rPr>
      </w:pPr>
      <w:r w:rsidRPr="321DBB0B">
        <w:rPr>
          <w:rFonts w:ascii="Times New Roman" w:hAnsi="Times New Roman" w:cs="Times New Roman"/>
          <w:b/>
          <w:bCs/>
        </w:rPr>
        <w:t>Concurrency:</w:t>
      </w:r>
    </w:p>
    <w:p w:rsidR="70B379A6" w:rsidP="321DBB0B" w:rsidRDefault="70B379A6" w14:paraId="2D53ACF0" w14:textId="54414D7C">
      <w:pPr>
        <w:pStyle w:val="ListParagraph"/>
        <w:spacing w:before="240" w:line="276" w:lineRule="auto"/>
        <w:rPr>
          <w:rFonts w:ascii="Times New Roman" w:hAnsi="Times New Roman" w:cs="Times New Roman"/>
        </w:rPr>
      </w:pPr>
      <w:r w:rsidRPr="70AF1EC1">
        <w:rPr>
          <w:rFonts w:ascii="Times New Roman" w:hAnsi="Times New Roman" w:cs="Times New Roman"/>
        </w:rPr>
        <w:t>As mentioned previously</w:t>
      </w:r>
      <w:r w:rsidR="009F66C3">
        <w:rPr>
          <w:rFonts w:ascii="Times New Roman" w:hAnsi="Times New Roman" w:cs="Times New Roman"/>
        </w:rPr>
        <w:t>,</w:t>
      </w:r>
      <w:r w:rsidRPr="70AF1EC1">
        <w:rPr>
          <w:rFonts w:ascii="Times New Roman" w:hAnsi="Times New Roman" w:cs="Times New Roman"/>
        </w:rPr>
        <w:t xml:space="preserve"> </w:t>
      </w:r>
      <w:r w:rsidRPr="70AF1EC1" w:rsidR="351D6C06">
        <w:rPr>
          <w:rFonts w:ascii="Times New Roman" w:hAnsi="Times New Roman" w:cs="Times New Roman"/>
        </w:rPr>
        <w:t>three</w:t>
      </w:r>
      <w:r w:rsidRPr="70AF1EC1">
        <w:rPr>
          <w:rFonts w:ascii="Times New Roman" w:hAnsi="Times New Roman" w:cs="Times New Roman"/>
        </w:rPr>
        <w:t xml:space="preserve"> general concurrent processes</w:t>
      </w:r>
      <w:r w:rsidR="009F66C3">
        <w:rPr>
          <w:rFonts w:ascii="Times New Roman" w:hAnsi="Times New Roman" w:cs="Times New Roman"/>
        </w:rPr>
        <w:t xml:space="preserve"> are</w:t>
      </w:r>
      <w:r w:rsidRPr="70AF1EC1">
        <w:rPr>
          <w:rFonts w:ascii="Times New Roman" w:hAnsi="Times New Roman" w:cs="Times New Roman"/>
        </w:rPr>
        <w:t xml:space="preserve"> running within this program</w:t>
      </w:r>
      <w:r w:rsidRPr="70AF1EC1" w:rsidR="5B68C721">
        <w:rPr>
          <w:rFonts w:ascii="Times New Roman" w:hAnsi="Times New Roman" w:cs="Times New Roman"/>
        </w:rPr>
        <w:t xml:space="preserve">. This is especially useful when our data comes in </w:t>
      </w:r>
      <w:r w:rsidR="009F66C3">
        <w:rPr>
          <w:rFonts w:ascii="Times New Roman" w:hAnsi="Times New Roman" w:cs="Times New Roman"/>
        </w:rPr>
        <w:t>a </w:t>
      </w:r>
      <w:r w:rsidRPr="70AF1EC1" w:rsidR="44C13B89">
        <w:rPr>
          <w:rFonts w:ascii="Times New Roman" w:hAnsi="Times New Roman" w:cs="Times New Roman"/>
        </w:rPr>
        <w:t>constant stream</w:t>
      </w:r>
      <w:r w:rsidRPr="70AF1EC1" w:rsidR="5B68C721">
        <w:rPr>
          <w:rFonts w:ascii="Times New Roman" w:hAnsi="Times New Roman" w:cs="Times New Roman"/>
        </w:rPr>
        <w:t>. It would be tedious to have each process halted, only starting them when we determine a given frame(s) may need it.</w:t>
      </w:r>
    </w:p>
    <w:p w:rsidR="70AF1EC1" w:rsidP="03EBE7BD" w:rsidRDefault="2927A221" w14:paraId="02F4A5B5" w14:textId="0AF69007">
      <w:pPr>
        <w:pStyle w:val="ListParagraph"/>
        <w:numPr>
          <w:ilvl w:val="1"/>
          <w:numId w:val="31"/>
        </w:numPr>
        <w:spacing w:before="240" w:line="276" w:lineRule="auto"/>
        <w:rPr>
          <w:rFonts w:ascii="Times New Roman" w:hAnsi="Times New Roman" w:cs="Times New Roman"/>
        </w:rPr>
      </w:pPr>
      <w:r w:rsidRPr="03EBE7BD">
        <w:rPr>
          <w:rFonts w:ascii="Times New Roman" w:hAnsi="Times New Roman" w:cs="Times New Roman"/>
          <w:b/>
          <w:bCs/>
        </w:rPr>
        <w:t>Influence:</w:t>
      </w:r>
      <w:r w:rsidRPr="03EBE7BD">
        <w:rPr>
          <w:rFonts w:ascii="Times New Roman" w:hAnsi="Times New Roman" w:cs="Times New Roman"/>
        </w:rPr>
        <w:t xml:space="preserve"> </w:t>
      </w:r>
      <w:r w:rsidRPr="03EBE7BD" w:rsidR="1D50AC6B">
        <w:rPr>
          <w:rFonts w:ascii="Times New Roman" w:hAnsi="Times New Roman" w:cs="Times New Roman"/>
        </w:rPr>
        <w:t>concurrency, parallel programming</w:t>
      </w:r>
      <w:r w:rsidRPr="03EBE7BD">
        <w:rPr>
          <w:rFonts w:ascii="Times New Roman" w:hAnsi="Times New Roman" w:cs="Times New Roman"/>
        </w:rPr>
        <w:t>.</w:t>
      </w:r>
    </w:p>
    <w:p w:rsidR="2597BF25" w:rsidP="321DBB0B" w:rsidRDefault="2597BF25" w14:paraId="27EAD091" w14:textId="205A8034">
      <w:pPr>
        <w:pStyle w:val="ListParagraph"/>
        <w:numPr>
          <w:ilvl w:val="0"/>
          <w:numId w:val="30"/>
        </w:numPr>
        <w:spacing w:before="240" w:line="276" w:lineRule="auto"/>
        <w:rPr>
          <w:rFonts w:ascii="Times New Roman" w:hAnsi="Times New Roman" w:cs="Times New Roman"/>
        </w:rPr>
      </w:pPr>
      <w:r w:rsidRPr="321DBB0B">
        <w:rPr>
          <w:rFonts w:ascii="Times New Roman" w:hAnsi="Times New Roman" w:cs="Times New Roman"/>
          <w:b/>
          <w:bCs/>
        </w:rPr>
        <w:t>Layered Architecture:</w:t>
      </w:r>
      <w:r>
        <w:br/>
      </w:r>
      <w:r w:rsidRPr="321DBB0B">
        <w:rPr>
          <w:rFonts w:ascii="Times New Roman" w:hAnsi="Times New Roman" w:cs="Times New Roman"/>
        </w:rPr>
        <w:t xml:space="preserve">Some aspects of this program’s architecture are layered. For </w:t>
      </w:r>
      <w:r w:rsidRPr="321DBB0B" w:rsidR="16BA36E8">
        <w:rPr>
          <w:rFonts w:ascii="Times New Roman" w:hAnsi="Times New Roman" w:cs="Times New Roman"/>
        </w:rPr>
        <w:t>example,</w:t>
      </w:r>
      <w:r w:rsidRPr="321DBB0B">
        <w:rPr>
          <w:rFonts w:ascii="Times New Roman" w:hAnsi="Times New Roman" w:cs="Times New Roman"/>
        </w:rPr>
        <w:t xml:space="preserve"> the image capture actions all exist on top of the base layer of motion detection. While image captu</w:t>
      </w:r>
      <w:r w:rsidRPr="321DBB0B" w:rsidR="35E40C93">
        <w:rPr>
          <w:rFonts w:ascii="Times New Roman" w:hAnsi="Times New Roman" w:cs="Times New Roman"/>
        </w:rPr>
        <w:t xml:space="preserve">re actions need motion detection, motion detection is enough to handle on its own. </w:t>
      </w:r>
      <w:r w:rsidR="0021655C">
        <w:rPr>
          <w:rFonts w:ascii="Times New Roman" w:hAnsi="Times New Roman" w:cs="Times New Roman"/>
        </w:rPr>
        <w:t>T</w:t>
      </w:r>
      <w:r w:rsidRPr="321DBB0B" w:rsidR="35E40C93">
        <w:rPr>
          <w:rFonts w:ascii="Times New Roman" w:hAnsi="Times New Roman" w:cs="Times New Roman"/>
        </w:rPr>
        <w:t>hi</w:t>
      </w:r>
      <w:r w:rsidR="0021655C">
        <w:rPr>
          <w:rFonts w:ascii="Times New Roman" w:hAnsi="Times New Roman" w:cs="Times New Roman"/>
        </w:rPr>
        <w:t>s</w:t>
      </w:r>
      <w:r w:rsidRPr="321DBB0B" w:rsidR="35E40C93">
        <w:rPr>
          <w:rFonts w:ascii="Times New Roman" w:hAnsi="Times New Roman" w:cs="Times New Roman"/>
        </w:rPr>
        <w:t xml:space="preserve"> is why the image capture tasks are designed to be layered on top of the motion detection.</w:t>
      </w:r>
    </w:p>
    <w:p w:rsidR="2597BF25" w:rsidP="321DBB0B" w:rsidRDefault="2597BF25" w14:paraId="4BB33D62" w14:textId="4AF51704">
      <w:pPr>
        <w:pStyle w:val="ListParagraph"/>
        <w:numPr>
          <w:ilvl w:val="1"/>
          <w:numId w:val="31"/>
        </w:numPr>
        <w:spacing w:before="240" w:line="276" w:lineRule="auto"/>
        <w:rPr>
          <w:rFonts w:ascii="Times New Roman" w:hAnsi="Times New Roman" w:cs="Times New Roman"/>
          <w:b/>
          <w:bCs/>
        </w:rPr>
      </w:pPr>
      <w:r w:rsidRPr="321DBB0B">
        <w:rPr>
          <w:rFonts w:ascii="Times New Roman" w:hAnsi="Times New Roman" w:cs="Times New Roman"/>
          <w:b/>
          <w:bCs/>
        </w:rPr>
        <w:t>Influence:</w:t>
      </w:r>
      <w:r w:rsidRPr="321DBB0B">
        <w:rPr>
          <w:rFonts w:ascii="Times New Roman" w:hAnsi="Times New Roman" w:cs="Times New Roman"/>
        </w:rPr>
        <w:t xml:space="preserve"> Promotes modularity, maintainability</w:t>
      </w:r>
      <w:r w:rsidR="0021655C">
        <w:rPr>
          <w:rFonts w:ascii="Times New Roman" w:hAnsi="Times New Roman" w:cs="Times New Roman"/>
        </w:rPr>
        <w:t>,</w:t>
      </w:r>
      <w:r w:rsidRPr="321DBB0B">
        <w:rPr>
          <w:rFonts w:ascii="Times New Roman" w:hAnsi="Times New Roman" w:cs="Times New Roman"/>
        </w:rPr>
        <w:t xml:space="preserve"> and scalability.</w:t>
      </w:r>
    </w:p>
    <w:p w:rsidR="3C0902C7" w:rsidP="70AF1EC1" w:rsidRDefault="3C0902C7" w14:paraId="21D34111" w14:textId="3628B9DC">
      <w:pPr>
        <w:pStyle w:val="ListParagraph"/>
        <w:numPr>
          <w:ilvl w:val="0"/>
          <w:numId w:val="30"/>
        </w:numPr>
        <w:spacing w:before="240" w:line="276" w:lineRule="auto"/>
        <w:rPr>
          <w:rFonts w:ascii="Times New Roman" w:hAnsi="Times New Roman" w:cs="Times New Roman"/>
        </w:rPr>
      </w:pPr>
      <w:r w:rsidRPr="70AF1EC1">
        <w:rPr>
          <w:rFonts w:ascii="Times New Roman" w:hAnsi="Times New Roman" w:cs="Times New Roman"/>
          <w:b/>
          <w:bCs/>
        </w:rPr>
        <w:t>Event-Driven Architecture</w:t>
      </w:r>
      <w:r w:rsidRPr="70AF1EC1" w:rsidR="2597BF25">
        <w:rPr>
          <w:rFonts w:ascii="Times New Roman" w:hAnsi="Times New Roman" w:cs="Times New Roman"/>
          <w:b/>
          <w:bCs/>
        </w:rPr>
        <w:t>:</w:t>
      </w:r>
      <w:r>
        <w:br/>
      </w:r>
      <w:r w:rsidRPr="70AF1EC1" w:rsidR="3A3C66F0">
        <w:rPr>
          <w:rFonts w:ascii="Times New Roman" w:hAnsi="Times New Roman" w:cs="Times New Roman"/>
        </w:rPr>
        <w:t xml:space="preserve">Actions like taking a new </w:t>
      </w:r>
      <w:r w:rsidRPr="70AF1EC1" w:rsidR="138F9DA1">
        <w:rPr>
          <w:rFonts w:ascii="Times New Roman" w:hAnsi="Times New Roman" w:cs="Times New Roman"/>
        </w:rPr>
        <w:t>image, archiving our data, registering an object, etc... are determined by observed events from our video feed.</w:t>
      </w:r>
    </w:p>
    <w:p w:rsidR="321DBB0B" w:rsidP="03EBE7BD" w:rsidRDefault="5A4A162C" w14:paraId="29AB7232" w14:textId="78732C27">
      <w:pPr>
        <w:pStyle w:val="ListParagraph"/>
        <w:numPr>
          <w:ilvl w:val="1"/>
          <w:numId w:val="45"/>
        </w:numPr>
        <w:spacing w:before="240" w:line="276" w:lineRule="auto"/>
        <w:rPr>
          <w:rFonts w:ascii="Times New Roman" w:hAnsi="Times New Roman" w:cs="Times New Roman"/>
        </w:rPr>
      </w:pPr>
      <w:r w:rsidRPr="50B31251" w:rsidR="5A4A162C">
        <w:rPr>
          <w:rFonts w:ascii="Times New Roman" w:hAnsi="Times New Roman" w:cs="Times New Roman"/>
          <w:b w:val="1"/>
          <w:bCs w:val="1"/>
        </w:rPr>
        <w:t>Influence:</w:t>
      </w:r>
      <w:r w:rsidRPr="50B31251" w:rsidR="5A4A162C">
        <w:rPr>
          <w:rFonts w:ascii="Times New Roman" w:hAnsi="Times New Roman" w:cs="Times New Roman"/>
        </w:rPr>
        <w:t xml:space="preserve"> The program itself </w:t>
      </w:r>
      <w:r w:rsidRPr="50B31251" w:rsidR="70E59D42">
        <w:rPr>
          <w:rFonts w:ascii="Times New Roman" w:hAnsi="Times New Roman" w:cs="Times New Roman"/>
        </w:rPr>
        <w:t>waits for events to drive its actions</w:t>
      </w:r>
      <w:r w:rsidRPr="50B31251" w:rsidR="00455745">
        <w:rPr>
          <w:rFonts w:ascii="Times New Roman" w:hAnsi="Times New Roman" w:cs="Times New Roman"/>
        </w:rPr>
        <w:t>.</w:t>
      </w:r>
      <w:r w:rsidRPr="50B31251" w:rsidR="70E59D42">
        <w:rPr>
          <w:rFonts w:ascii="Times New Roman" w:hAnsi="Times New Roman" w:cs="Times New Roman"/>
        </w:rPr>
        <w:t xml:space="preserve"> </w:t>
      </w:r>
      <w:r w:rsidRPr="50B31251" w:rsidR="00455745">
        <w:rPr>
          <w:rFonts w:ascii="Times New Roman" w:hAnsi="Times New Roman" w:cs="Times New Roman"/>
        </w:rPr>
        <w:t>T</w:t>
      </w:r>
      <w:r w:rsidRPr="50B31251" w:rsidR="70E59D42">
        <w:rPr>
          <w:rFonts w:ascii="Times New Roman" w:hAnsi="Times New Roman" w:cs="Times New Roman"/>
        </w:rPr>
        <w:t>his type of architecture was a given for a program like this. Easy</w:t>
      </w:r>
      <w:r w:rsidRPr="50B31251" w:rsidR="00455745">
        <w:rPr>
          <w:rFonts w:ascii="Times New Roman" w:hAnsi="Times New Roman" w:cs="Times New Roman"/>
        </w:rPr>
        <w:t>-</w:t>
      </w:r>
      <w:r w:rsidRPr="50B31251" w:rsidR="70E59D42">
        <w:rPr>
          <w:rFonts w:ascii="Times New Roman" w:hAnsi="Times New Roman" w:cs="Times New Roman"/>
        </w:rPr>
        <w:t>to</w:t>
      </w:r>
      <w:r w:rsidRPr="50B31251" w:rsidR="00455745">
        <w:rPr>
          <w:rFonts w:ascii="Times New Roman" w:hAnsi="Times New Roman" w:cs="Times New Roman"/>
        </w:rPr>
        <w:t>-</w:t>
      </w:r>
      <w:r w:rsidRPr="50B31251" w:rsidR="70E59D42">
        <w:rPr>
          <w:rFonts w:ascii="Times New Roman" w:hAnsi="Times New Roman" w:cs="Times New Roman"/>
        </w:rPr>
        <w:t>map flow of control. Simpler debugging. Improved Responsiveness.</w:t>
      </w:r>
    </w:p>
    <w:p w:rsidR="50B31251" w:rsidP="50B31251" w:rsidRDefault="50B31251" w14:paraId="36200144" w14:textId="68429A89">
      <w:pPr>
        <w:rPr>
          <w:rFonts w:ascii="Times New Roman" w:hAnsi="Times New Roman" w:cs="Times New Roman"/>
          <w:b w:val="1"/>
          <w:bCs w:val="1"/>
          <w:sz w:val="32"/>
          <w:szCs w:val="32"/>
        </w:rPr>
      </w:pPr>
    </w:p>
    <w:p w:rsidR="50B31251" w:rsidP="50B31251" w:rsidRDefault="50B31251" w14:paraId="3892F7B8" w14:textId="4B325FA5">
      <w:pPr>
        <w:rPr>
          <w:rFonts w:ascii="Times New Roman" w:hAnsi="Times New Roman" w:cs="Times New Roman"/>
          <w:b w:val="1"/>
          <w:bCs w:val="1"/>
          <w:sz w:val="32"/>
          <w:szCs w:val="32"/>
        </w:rPr>
      </w:pPr>
    </w:p>
    <w:p w:rsidR="00433716" w:rsidP="00433716" w:rsidRDefault="00433716" w14:paraId="324B2DA7" w14:textId="2142262D">
      <w:pPr>
        <w:rPr>
          <w:rFonts w:ascii="Times New Roman" w:hAnsi="Times New Roman" w:cs="Times New Roman"/>
          <w:b/>
          <w:bCs/>
          <w:sz w:val="32"/>
          <w:szCs w:val="32"/>
        </w:rPr>
      </w:pPr>
      <w:r w:rsidRPr="647ABBC7">
        <w:rPr>
          <w:rFonts w:ascii="Times New Roman" w:hAnsi="Times New Roman" w:cs="Times New Roman"/>
          <w:b/>
          <w:bCs/>
          <w:sz w:val="32"/>
          <w:szCs w:val="32"/>
        </w:rPr>
        <w:t>3.</w:t>
      </w:r>
      <w:r w:rsidRPr="647ABBC7" w:rsidR="0042503B">
        <w:rPr>
          <w:rFonts w:ascii="Times New Roman" w:hAnsi="Times New Roman" w:cs="Times New Roman"/>
          <w:b/>
          <w:bCs/>
          <w:sz w:val="32"/>
          <w:szCs w:val="32"/>
        </w:rPr>
        <w:t>3. Image Classification Model</w:t>
      </w:r>
    </w:p>
    <w:p w:rsidR="3BEC9BA2" w:rsidP="647ABBC7" w:rsidRDefault="3BEC9BA2" w14:paraId="470BDC8A" w14:textId="4F3F68EE">
      <w:pPr>
        <w:rPr>
          <w:rFonts w:ascii="Times New Roman" w:hAnsi="Times New Roman" w:cs="Times New Roman"/>
          <w:b/>
          <w:bCs/>
          <w:sz w:val="28"/>
          <w:szCs w:val="28"/>
        </w:rPr>
      </w:pPr>
      <w:r w:rsidRPr="647ABBC7">
        <w:rPr>
          <w:rFonts w:ascii="Times New Roman" w:hAnsi="Times New Roman" w:cs="Times New Roman"/>
          <w:b/>
          <w:bCs/>
          <w:sz w:val="28"/>
          <w:szCs w:val="28"/>
        </w:rPr>
        <w:t>3.3.1. Discussion of the Architecture:</w:t>
      </w:r>
    </w:p>
    <w:p w:rsidR="3BEC9BA2" w:rsidP="647ABBC7" w:rsidRDefault="3BEC9BA2" w14:paraId="665F3D5B" w14:textId="48F393F6">
      <w:pPr>
        <w:rPr>
          <w:rFonts w:ascii="Times New Roman" w:hAnsi="Times New Roman" w:cs="Times New Roman"/>
        </w:rPr>
      </w:pPr>
      <w:r w:rsidRPr="647ABBC7">
        <w:rPr>
          <w:rFonts w:ascii="Times New Roman" w:hAnsi="Times New Roman" w:cs="Times New Roman"/>
        </w:rPr>
        <w:t>In this section</w:t>
      </w:r>
      <w:r w:rsidR="00350EA3">
        <w:rPr>
          <w:rFonts w:ascii="Times New Roman" w:hAnsi="Times New Roman" w:cs="Times New Roman"/>
        </w:rPr>
        <w:t>,</w:t>
      </w:r>
      <w:r w:rsidRPr="647ABBC7">
        <w:rPr>
          <w:rFonts w:ascii="Times New Roman" w:hAnsi="Times New Roman" w:cs="Times New Roman"/>
        </w:rPr>
        <w:t xml:space="preserve"> we will discuss the Training</w:t>
      </w:r>
      <w:r w:rsidRPr="647ABBC7" w:rsidR="25575DD9">
        <w:rPr>
          <w:rFonts w:ascii="Times New Roman" w:hAnsi="Times New Roman" w:cs="Times New Roman"/>
        </w:rPr>
        <w:t xml:space="preserve"> </w:t>
      </w:r>
      <w:r w:rsidRPr="647ABBC7">
        <w:rPr>
          <w:rFonts w:ascii="Times New Roman" w:hAnsi="Times New Roman" w:cs="Times New Roman"/>
        </w:rPr>
        <w:t xml:space="preserve">module </w:t>
      </w:r>
      <w:r w:rsidRPr="647ABBC7" w:rsidR="6CFDE334">
        <w:rPr>
          <w:rFonts w:ascii="Times New Roman" w:hAnsi="Times New Roman" w:cs="Times New Roman"/>
        </w:rPr>
        <w:t xml:space="preserve">and its responsibilities </w:t>
      </w:r>
      <w:r w:rsidRPr="647ABBC7">
        <w:rPr>
          <w:rFonts w:ascii="Times New Roman" w:hAnsi="Times New Roman" w:cs="Times New Roman"/>
        </w:rPr>
        <w:t>for the image cl</w:t>
      </w:r>
      <w:r w:rsidRPr="647ABBC7" w:rsidR="6499A2A8">
        <w:rPr>
          <w:rFonts w:ascii="Times New Roman" w:hAnsi="Times New Roman" w:cs="Times New Roman"/>
        </w:rPr>
        <w:t>assification model</w:t>
      </w:r>
      <w:r w:rsidRPr="647ABBC7" w:rsidR="37969570">
        <w:rPr>
          <w:rFonts w:ascii="Times New Roman" w:hAnsi="Times New Roman" w:cs="Times New Roman"/>
        </w:rPr>
        <w:t>.</w:t>
      </w:r>
    </w:p>
    <w:p w:rsidR="37969570" w:rsidP="647ABBC7" w:rsidRDefault="37969570" w14:paraId="546E69DD" w14:textId="5421C069">
      <w:pPr>
        <w:spacing w:before="240"/>
        <w:rPr>
          <w:rFonts w:ascii="Times New Roman" w:hAnsi="Times New Roman" w:cs="Times New Roman"/>
          <w:b/>
          <w:bCs/>
        </w:rPr>
      </w:pPr>
      <w:r w:rsidRPr="647ABBC7">
        <w:rPr>
          <w:rFonts w:ascii="Times New Roman" w:hAnsi="Times New Roman" w:cs="Times New Roman"/>
          <w:b/>
          <w:bCs/>
        </w:rPr>
        <w:t>Responsibilities</w:t>
      </w:r>
      <w:r w:rsidRPr="647ABBC7">
        <w:rPr>
          <w:rFonts w:ascii="Times New Roman" w:hAnsi="Times New Roman" w:cs="Times New Roman"/>
        </w:rPr>
        <w:t xml:space="preserve"> of each component in the high-level architecture:</w:t>
      </w:r>
    </w:p>
    <w:p w:rsidR="37969570" w:rsidP="647ABBC7" w:rsidRDefault="37969570" w14:paraId="2A1BF6B3" w14:textId="7D0A5544">
      <w:pPr>
        <w:pStyle w:val="ListParagraph"/>
        <w:numPr>
          <w:ilvl w:val="0"/>
          <w:numId w:val="67"/>
        </w:numPr>
        <w:rPr>
          <w:rFonts w:ascii="Times New Roman" w:hAnsi="Times New Roman" w:cs="Times New Roman"/>
        </w:rPr>
      </w:pPr>
      <w:r w:rsidRPr="647ABBC7">
        <w:rPr>
          <w:rFonts w:ascii="Times New Roman" w:hAnsi="Times New Roman" w:cs="Times New Roman"/>
          <w:b/>
          <w:bCs/>
        </w:rPr>
        <w:t>Training</w:t>
      </w:r>
    </w:p>
    <w:p w:rsidR="218736FD" w:rsidP="647ABBC7" w:rsidRDefault="218736FD" w14:paraId="00D77F2E" w14:textId="2D5C0AE0">
      <w:pPr>
        <w:pStyle w:val="ListParagraph"/>
        <w:numPr>
          <w:ilvl w:val="1"/>
          <w:numId w:val="26"/>
        </w:numPr>
        <w:spacing w:before="240"/>
        <w:rPr>
          <w:rFonts w:ascii="Times New Roman" w:hAnsi="Times New Roman" w:cs="Times New Roman"/>
        </w:rPr>
      </w:pPr>
      <w:r w:rsidRPr="647ABBC7">
        <w:rPr>
          <w:rFonts w:ascii="Times New Roman" w:hAnsi="Times New Roman" w:cs="Times New Roman"/>
        </w:rPr>
        <w:t>Train the deep learning model using supplied training data.</w:t>
      </w:r>
    </w:p>
    <w:p w:rsidRPr="00D00A7D" w:rsidR="009A70DB" w:rsidP="0010733E" w:rsidRDefault="218736FD" w14:paraId="7B0B082C" w14:textId="715F4FCB">
      <w:pPr>
        <w:pStyle w:val="ListParagraph"/>
        <w:numPr>
          <w:ilvl w:val="1"/>
          <w:numId w:val="26"/>
        </w:numPr>
        <w:spacing w:before="240"/>
        <w:rPr>
          <w:rFonts w:ascii="Times New Roman" w:hAnsi="Times New Roman" w:cs="Times New Roman"/>
        </w:rPr>
      </w:pPr>
      <w:r w:rsidRPr="647ABBC7">
        <w:rPr>
          <w:rFonts w:ascii="Times New Roman" w:hAnsi="Times New Roman" w:cs="Times New Roman"/>
        </w:rPr>
        <w:t>Evaluate the model using supplied testing data.</w:t>
      </w:r>
    </w:p>
    <w:p w:rsidR="00E51909" w:rsidRDefault="00E51909" w14:paraId="55CD778B" w14:textId="0EC806DC">
      <w:pPr>
        <w:rPr>
          <w:rFonts w:ascii="Times New Roman" w:hAnsi="Times New Roman" w:cs="Times New Roman"/>
          <w:b/>
          <w:bCs/>
          <w:sz w:val="36"/>
          <w:szCs w:val="36"/>
        </w:rPr>
      </w:pPr>
      <w:r>
        <w:rPr>
          <w:rFonts w:ascii="Times New Roman" w:hAnsi="Times New Roman" w:cs="Times New Roman"/>
          <w:b/>
          <w:bCs/>
          <w:sz w:val="36"/>
          <w:szCs w:val="36"/>
        </w:rPr>
        <w:t>4. Module and Interface Description</w:t>
      </w:r>
    </w:p>
    <w:p w:rsidR="00D5729A" w:rsidRDefault="00D5729A" w14:paraId="587CEBEE" w14:textId="540C41CB">
      <w:pPr>
        <w:rPr>
          <w:rFonts w:ascii="Times New Roman" w:hAnsi="Times New Roman" w:cs="Times New Roman"/>
          <w:b/>
          <w:bCs/>
          <w:sz w:val="32"/>
          <w:szCs w:val="32"/>
        </w:rPr>
      </w:pPr>
      <w:r w:rsidRPr="00E73CDA">
        <w:rPr>
          <w:rFonts w:ascii="Times New Roman" w:hAnsi="Times New Roman" w:cs="Times New Roman"/>
          <w:b/>
          <w:bCs/>
          <w:sz w:val="32"/>
          <w:szCs w:val="32"/>
        </w:rPr>
        <w:t>4.1. Mobile App</w:t>
      </w:r>
    </w:p>
    <w:p w:rsidR="00E73CDA" w:rsidRDefault="007F172F" w14:paraId="307FFF88" w14:textId="59AA92DF">
      <w:pPr>
        <w:rPr>
          <w:rFonts w:ascii="Times New Roman" w:hAnsi="Times New Roman" w:cs="Times New Roman"/>
          <w:b/>
          <w:bCs/>
          <w:sz w:val="28"/>
          <w:szCs w:val="28"/>
        </w:rPr>
      </w:pPr>
      <w:r>
        <w:rPr>
          <w:rFonts w:ascii="Times New Roman" w:hAnsi="Times New Roman" w:cs="Times New Roman"/>
          <w:b/>
          <w:bCs/>
          <w:sz w:val="28"/>
          <w:szCs w:val="28"/>
        </w:rPr>
        <w:t>4.1.1. Select Image Module</w:t>
      </w:r>
    </w:p>
    <w:p w:rsidR="00E96724" w:rsidRDefault="00E96724" w14:paraId="6D37E0A1" w14:textId="47178F76">
      <w:pPr>
        <w:rPr>
          <w:rFonts w:ascii="Times New Roman" w:hAnsi="Times New Roman" w:cs="Times New Roman"/>
          <w:b/>
          <w:bCs/>
        </w:rPr>
      </w:pPr>
      <w:r>
        <w:rPr>
          <w:rFonts w:ascii="Times New Roman" w:hAnsi="Times New Roman" w:cs="Times New Roman"/>
          <w:b/>
          <w:bCs/>
        </w:rPr>
        <w:t xml:space="preserve"> Description</w:t>
      </w:r>
    </w:p>
    <w:p w:rsidRPr="000916BA" w:rsidR="000916BA" w:rsidRDefault="000916BA" w14:paraId="0F08659C" w14:textId="15B09BD1">
      <w:pPr>
        <w:rPr>
          <w:rFonts w:ascii="Times New Roman" w:hAnsi="Times New Roman" w:cs="Times New Roman"/>
        </w:rPr>
      </w:pPr>
      <w:r>
        <w:rPr>
          <w:rFonts w:ascii="Times New Roman" w:hAnsi="Times New Roman" w:cs="Times New Roman"/>
        </w:rPr>
        <w:tab/>
      </w:r>
      <w:r w:rsidR="005F3830">
        <w:rPr>
          <w:rFonts w:ascii="Times New Roman" w:hAnsi="Times New Roman" w:cs="Times New Roman"/>
        </w:rPr>
        <w:t>The Select Image Module is</w:t>
      </w:r>
      <w:r w:rsidR="007F38CE">
        <w:rPr>
          <w:rFonts w:ascii="Times New Roman" w:hAnsi="Times New Roman" w:cs="Times New Roman"/>
        </w:rPr>
        <w:t xml:space="preserve"> </w:t>
      </w:r>
      <w:r w:rsidR="005F3830">
        <w:rPr>
          <w:rFonts w:ascii="Times New Roman" w:hAnsi="Times New Roman" w:cs="Times New Roman"/>
        </w:rPr>
        <w:t xml:space="preserve">responsible </w:t>
      </w:r>
      <w:r w:rsidR="36C2F6E1">
        <w:rPr>
          <w:rFonts w:ascii="Times New Roman" w:hAnsi="Times New Roman" w:cs="Times New Roman"/>
        </w:rPr>
        <w:t>for picking</w:t>
      </w:r>
      <w:r w:rsidR="59831C7C">
        <w:rPr>
          <w:rFonts w:ascii="Times New Roman" w:hAnsi="Times New Roman" w:cs="Times New Roman"/>
        </w:rPr>
        <w:t xml:space="preserve"> </w:t>
      </w:r>
      <w:r w:rsidR="26A7CC7F">
        <w:rPr>
          <w:rFonts w:ascii="Times New Roman" w:hAnsi="Times New Roman" w:cs="Times New Roman"/>
        </w:rPr>
        <w:t>images</w:t>
      </w:r>
      <w:r w:rsidR="59831C7C">
        <w:rPr>
          <w:rFonts w:ascii="Times New Roman" w:hAnsi="Times New Roman" w:cs="Times New Roman"/>
        </w:rPr>
        <w:t xml:space="preserve"> </w:t>
      </w:r>
      <w:r w:rsidR="007F38CE">
        <w:rPr>
          <w:rFonts w:ascii="Times New Roman" w:hAnsi="Times New Roman" w:cs="Times New Roman"/>
        </w:rPr>
        <w:t xml:space="preserve">from </w:t>
      </w:r>
      <w:r w:rsidR="4576FA19">
        <w:rPr>
          <w:rFonts w:ascii="Times New Roman" w:hAnsi="Times New Roman" w:cs="Times New Roman"/>
        </w:rPr>
        <w:t>the</w:t>
      </w:r>
      <w:r w:rsidR="59831C7C">
        <w:rPr>
          <w:rFonts w:ascii="Times New Roman" w:hAnsi="Times New Roman" w:cs="Times New Roman"/>
        </w:rPr>
        <w:t xml:space="preserve"> </w:t>
      </w:r>
      <w:r w:rsidR="00B54172">
        <w:rPr>
          <w:rFonts w:ascii="Times New Roman" w:hAnsi="Times New Roman" w:cs="Times New Roman"/>
        </w:rPr>
        <w:t>camera or device’s gallery</w:t>
      </w:r>
      <w:r w:rsidR="00EF6AFE">
        <w:rPr>
          <w:rFonts w:ascii="Times New Roman" w:hAnsi="Times New Roman" w:cs="Times New Roman"/>
        </w:rPr>
        <w:t xml:space="preserve"> using </w:t>
      </w:r>
      <w:proofErr w:type="spellStart"/>
      <w:r w:rsidR="00EF6AFE">
        <w:rPr>
          <w:rFonts w:ascii="Times New Roman" w:hAnsi="Times New Roman" w:cs="Times New Roman"/>
        </w:rPr>
        <w:t>ImagePicker</w:t>
      </w:r>
      <w:proofErr w:type="spellEnd"/>
      <w:r w:rsidR="00B54172">
        <w:rPr>
          <w:rFonts w:ascii="Times New Roman" w:hAnsi="Times New Roman" w:cs="Times New Roman"/>
        </w:rPr>
        <w:t>,</w:t>
      </w:r>
      <w:r w:rsidR="008471C5">
        <w:rPr>
          <w:rFonts w:ascii="Times New Roman" w:hAnsi="Times New Roman" w:cs="Times New Roman"/>
        </w:rPr>
        <w:t xml:space="preserve"> </w:t>
      </w:r>
      <w:r w:rsidR="00040CC1">
        <w:rPr>
          <w:rFonts w:ascii="Times New Roman" w:hAnsi="Times New Roman" w:cs="Times New Roman"/>
        </w:rPr>
        <w:t>and </w:t>
      </w:r>
      <w:r w:rsidR="008471C5">
        <w:rPr>
          <w:rFonts w:ascii="Times New Roman" w:hAnsi="Times New Roman" w:cs="Times New Roman"/>
        </w:rPr>
        <w:t xml:space="preserve">then </w:t>
      </w:r>
      <w:r w:rsidR="6FE3296B">
        <w:rPr>
          <w:rFonts w:ascii="Times New Roman" w:hAnsi="Times New Roman" w:cs="Times New Roman"/>
        </w:rPr>
        <w:t>check</w:t>
      </w:r>
      <w:r w:rsidR="43B87798">
        <w:rPr>
          <w:rFonts w:ascii="Times New Roman" w:hAnsi="Times New Roman" w:cs="Times New Roman"/>
        </w:rPr>
        <w:t>ing</w:t>
      </w:r>
      <w:r w:rsidR="008471C5">
        <w:rPr>
          <w:rFonts w:ascii="Times New Roman" w:hAnsi="Times New Roman" w:cs="Times New Roman"/>
        </w:rPr>
        <w:t xml:space="preserve"> if</w:t>
      </w:r>
      <w:r w:rsidR="00EF6AFE">
        <w:rPr>
          <w:rFonts w:ascii="Times New Roman" w:hAnsi="Times New Roman" w:cs="Times New Roman"/>
        </w:rPr>
        <w:t xml:space="preserve"> an image </w:t>
      </w:r>
      <w:r w:rsidR="00DB9F7C">
        <w:rPr>
          <w:rFonts w:ascii="Times New Roman" w:hAnsi="Times New Roman" w:cs="Times New Roman"/>
        </w:rPr>
        <w:t>has been</w:t>
      </w:r>
      <w:r w:rsidR="691B819D">
        <w:rPr>
          <w:rFonts w:ascii="Times New Roman" w:hAnsi="Times New Roman" w:cs="Times New Roman"/>
        </w:rPr>
        <w:t xml:space="preserve"> </w:t>
      </w:r>
      <w:r w:rsidR="00EF6AFE">
        <w:rPr>
          <w:rFonts w:ascii="Times New Roman" w:hAnsi="Times New Roman" w:cs="Times New Roman"/>
        </w:rPr>
        <w:t xml:space="preserve">picked successfully. Then the image file is passed to </w:t>
      </w:r>
      <w:proofErr w:type="spellStart"/>
      <w:r w:rsidR="00EF6AFE">
        <w:rPr>
          <w:rFonts w:ascii="Times New Roman" w:hAnsi="Times New Roman" w:cs="Times New Roman"/>
        </w:rPr>
        <w:t>ImageCropper</w:t>
      </w:r>
      <w:proofErr w:type="spellEnd"/>
      <w:r w:rsidR="00EF6AFE">
        <w:rPr>
          <w:rFonts w:ascii="Times New Roman" w:hAnsi="Times New Roman" w:cs="Times New Roman"/>
        </w:rPr>
        <w:t xml:space="preserve">, </w:t>
      </w:r>
      <w:r w:rsidR="00040CC1">
        <w:rPr>
          <w:rFonts w:ascii="Times New Roman" w:hAnsi="Times New Roman" w:cs="Times New Roman"/>
        </w:rPr>
        <w:t>the</w:t>
      </w:r>
      <w:r w:rsidR="00EF6AFE">
        <w:rPr>
          <w:rFonts w:ascii="Times New Roman" w:hAnsi="Times New Roman" w:cs="Times New Roman"/>
        </w:rPr>
        <w:t xml:space="preserve"> image cropper successfully crops the Image, </w:t>
      </w:r>
      <w:r w:rsidR="00040CC1">
        <w:rPr>
          <w:rFonts w:ascii="Times New Roman" w:hAnsi="Times New Roman" w:cs="Times New Roman"/>
        </w:rPr>
        <w:t>and </w:t>
      </w:r>
      <w:r w:rsidR="00EF6AFE">
        <w:rPr>
          <w:rFonts w:ascii="Times New Roman" w:hAnsi="Times New Roman" w:cs="Times New Roman"/>
        </w:rPr>
        <w:t>the image</w:t>
      </w:r>
      <w:r w:rsidR="003244A6">
        <w:rPr>
          <w:rFonts w:ascii="Times New Roman" w:hAnsi="Times New Roman" w:cs="Times New Roman"/>
        </w:rPr>
        <w:t xml:space="preserve">’s colors are converted to grayscale using the </w:t>
      </w:r>
      <w:proofErr w:type="spellStart"/>
      <w:proofErr w:type="gramStart"/>
      <w:r w:rsidR="003244A6">
        <w:rPr>
          <w:rFonts w:ascii="Times New Roman" w:hAnsi="Times New Roman" w:cs="Times New Roman"/>
        </w:rPr>
        <w:t>img.Image</w:t>
      </w:r>
      <w:proofErr w:type="spellEnd"/>
      <w:proofErr w:type="gramEnd"/>
      <w:r w:rsidR="003244A6">
        <w:rPr>
          <w:rFonts w:ascii="Times New Roman" w:hAnsi="Times New Roman" w:cs="Times New Roman"/>
        </w:rPr>
        <w:t xml:space="preserve"> package</w:t>
      </w:r>
      <w:r w:rsidR="00040CC1">
        <w:rPr>
          <w:rFonts w:ascii="Times New Roman" w:hAnsi="Times New Roman" w:cs="Times New Roman"/>
        </w:rPr>
        <w:t>.</w:t>
      </w:r>
      <w:r w:rsidR="38A7F239">
        <w:rPr>
          <w:rFonts w:ascii="Times New Roman" w:hAnsi="Times New Roman" w:cs="Times New Roman"/>
        </w:rPr>
        <w:t xml:space="preserve"> </w:t>
      </w:r>
      <w:r w:rsidR="00040CC1">
        <w:rPr>
          <w:rFonts w:ascii="Times New Roman" w:hAnsi="Times New Roman" w:cs="Times New Roman"/>
        </w:rPr>
        <w:t>F</w:t>
      </w:r>
      <w:r w:rsidR="38A7F239">
        <w:rPr>
          <w:rFonts w:ascii="Times New Roman" w:hAnsi="Times New Roman" w:cs="Times New Roman"/>
        </w:rPr>
        <w:t>inally</w:t>
      </w:r>
      <w:r w:rsidR="00040CC1">
        <w:rPr>
          <w:rFonts w:ascii="Times New Roman" w:hAnsi="Times New Roman" w:cs="Times New Roman"/>
        </w:rPr>
        <w:t>,</w:t>
      </w:r>
      <w:r w:rsidR="003244A6">
        <w:rPr>
          <w:rFonts w:ascii="Times New Roman" w:hAnsi="Times New Roman" w:cs="Times New Roman"/>
        </w:rPr>
        <w:t xml:space="preserve"> </w:t>
      </w:r>
      <w:r w:rsidR="00BB7426">
        <w:rPr>
          <w:rFonts w:ascii="Times New Roman" w:hAnsi="Times New Roman" w:cs="Times New Roman"/>
        </w:rPr>
        <w:t xml:space="preserve">the module returns an image file. </w:t>
      </w:r>
      <w:r w:rsidR="00105D30">
        <w:rPr>
          <w:rFonts w:ascii="Times New Roman" w:hAnsi="Times New Roman" w:cs="Times New Roman"/>
        </w:rPr>
        <w:t xml:space="preserve">If </w:t>
      </w:r>
      <w:r w:rsidR="00040CC1">
        <w:rPr>
          <w:rFonts w:ascii="Times New Roman" w:hAnsi="Times New Roman" w:cs="Times New Roman"/>
        </w:rPr>
        <w:t xml:space="preserve">at </w:t>
      </w:r>
      <w:r w:rsidR="119C1F73">
        <w:rPr>
          <w:rFonts w:ascii="Times New Roman" w:hAnsi="Times New Roman" w:cs="Times New Roman"/>
        </w:rPr>
        <w:t>any</w:t>
      </w:r>
      <w:r w:rsidR="00040CC1">
        <w:rPr>
          <w:rFonts w:ascii="Times New Roman" w:hAnsi="Times New Roman" w:cs="Times New Roman"/>
        </w:rPr>
        <w:t xml:space="preserve"> </w:t>
      </w:r>
      <w:r w:rsidR="119C1F73">
        <w:rPr>
          <w:rFonts w:ascii="Times New Roman" w:hAnsi="Times New Roman" w:cs="Times New Roman"/>
        </w:rPr>
        <w:t>time</w:t>
      </w:r>
      <w:r w:rsidR="00105D30">
        <w:rPr>
          <w:rFonts w:ascii="Times New Roman" w:hAnsi="Times New Roman" w:cs="Times New Roman"/>
        </w:rPr>
        <w:t xml:space="preserve"> during this module </w:t>
      </w:r>
      <w:r w:rsidR="006E59A7">
        <w:rPr>
          <w:rFonts w:ascii="Times New Roman" w:hAnsi="Times New Roman" w:cs="Times New Roman"/>
        </w:rPr>
        <w:t xml:space="preserve">image picking or cropping fails, the system executes the </w:t>
      </w:r>
      <w:proofErr w:type="spellStart"/>
      <w:r w:rsidR="006E59A7">
        <w:rPr>
          <w:rFonts w:ascii="Times New Roman" w:hAnsi="Times New Roman" w:cs="Times New Roman"/>
        </w:rPr>
        <w:t>resetScreen</w:t>
      </w:r>
      <w:proofErr w:type="spellEnd"/>
      <w:r w:rsidR="006E59A7">
        <w:rPr>
          <w:rFonts w:ascii="Times New Roman" w:hAnsi="Times New Roman" w:cs="Times New Roman"/>
        </w:rPr>
        <w:t xml:space="preserve"> function</w:t>
      </w:r>
      <w:r w:rsidR="00040CC1">
        <w:rPr>
          <w:rFonts w:ascii="Times New Roman" w:hAnsi="Times New Roman" w:cs="Times New Roman"/>
        </w:rPr>
        <w:t>,</w:t>
      </w:r>
      <w:r w:rsidR="006E59A7">
        <w:rPr>
          <w:rFonts w:ascii="Times New Roman" w:hAnsi="Times New Roman" w:cs="Times New Roman"/>
        </w:rPr>
        <w:t xml:space="preserve"> which returns the application to its initial state.</w:t>
      </w:r>
    </w:p>
    <w:p w:rsidR="00E96724" w:rsidRDefault="00E96724" w14:paraId="0E67240E" w14:textId="5BDE1313">
      <w:pPr>
        <w:rPr>
          <w:rFonts w:ascii="Times New Roman" w:hAnsi="Times New Roman" w:cs="Times New Roman"/>
          <w:b/>
          <w:bCs/>
        </w:rPr>
      </w:pPr>
      <w:r>
        <w:rPr>
          <w:rFonts w:ascii="Times New Roman" w:hAnsi="Times New Roman" w:cs="Times New Roman"/>
          <w:b/>
          <w:bCs/>
        </w:rPr>
        <w:t>UML Diagram</w:t>
      </w:r>
    </w:p>
    <w:p w:rsidRPr="00C13FBD" w:rsidR="000B6580" w:rsidP="00C13FBD" w:rsidRDefault="00C13FBD" w14:paraId="7672722A" w14:textId="4F3FA31F">
      <w:pPr>
        <w:rPr>
          <w:rFonts w:ascii="Times New Roman" w:hAnsi="Times New Roman" w:cs="Times New Roman"/>
          <w:b/>
          <w:bCs/>
        </w:rPr>
      </w:pPr>
      <w:r w:rsidRPr="00C13FBD">
        <w:rPr>
          <w:rFonts w:ascii="Times New Roman" w:hAnsi="Times New Roman" w:cs="Times New Roman"/>
          <w:b/>
          <w:bCs/>
          <w:noProof/>
        </w:rPr>
        <w:drawing>
          <wp:inline distT="0" distB="0" distL="0" distR="0" wp14:anchorId="74A1D583" wp14:editId="67CB7FCE">
            <wp:extent cx="5943600" cy="1337310"/>
            <wp:effectExtent l="0" t="0" r="0" b="0"/>
            <wp:docPr id="517500964" name="Picture 1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00964" name="Picture 11"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37310"/>
                    </a:xfrm>
                    <a:prstGeom prst="rect">
                      <a:avLst/>
                    </a:prstGeom>
                    <a:noFill/>
                    <a:ln>
                      <a:noFill/>
                    </a:ln>
                  </pic:spPr>
                </pic:pic>
              </a:graphicData>
            </a:graphic>
          </wp:inline>
        </w:drawing>
      </w:r>
    </w:p>
    <w:p w:rsidRPr="000B6580" w:rsidR="000B6580" w:rsidP="000B6580" w:rsidRDefault="000B6580" w14:paraId="276A026A" w14:textId="571639F1">
      <w:pPr>
        <w:pStyle w:val="Caption"/>
        <w:jc w:val="center"/>
        <w:rPr>
          <w:rFonts w:ascii="Times New Roman" w:hAnsi="Times New Roman" w:cs="Times New Roman"/>
          <w:b/>
          <w:bCs/>
          <w:color w:val="auto"/>
        </w:rPr>
      </w:pPr>
      <w:r w:rsidRPr="000B6580">
        <w:rPr>
          <w:color w:val="auto"/>
        </w:rPr>
        <w:t xml:space="preserve">Figure </w:t>
      </w:r>
      <w:r w:rsidRPr="000B6580">
        <w:rPr>
          <w:color w:val="auto"/>
        </w:rPr>
        <w:fldChar w:fldCharType="begin"/>
      </w:r>
      <w:r w:rsidRPr="000B6580">
        <w:rPr>
          <w:color w:val="auto"/>
        </w:rPr>
        <w:instrText xml:space="preserve"> SEQ Figure \* ARABIC </w:instrText>
      </w:r>
      <w:r w:rsidRPr="000B6580">
        <w:rPr>
          <w:color w:val="auto"/>
        </w:rPr>
        <w:fldChar w:fldCharType="separate"/>
      </w:r>
      <w:r w:rsidR="00691259">
        <w:rPr>
          <w:noProof/>
          <w:color w:val="auto"/>
        </w:rPr>
        <w:t>3</w:t>
      </w:r>
      <w:r w:rsidRPr="000B6580">
        <w:rPr>
          <w:color w:val="auto"/>
        </w:rPr>
        <w:fldChar w:fldCharType="end"/>
      </w:r>
      <w:r w:rsidRPr="000B6580">
        <w:rPr>
          <w:color w:val="auto"/>
        </w:rPr>
        <w:t>: Select Image module UML class diagram</w:t>
      </w:r>
      <w:r w:rsidRPr="000B6580" w:rsidR="00FE2BF3">
        <w:rPr>
          <w:color w:val="auto"/>
        </w:rPr>
        <w:t>.</w:t>
      </w:r>
    </w:p>
    <w:p w:rsidR="000B6580" w:rsidRDefault="00915BB4" w14:paraId="151F6020" w14:textId="29E8616A">
      <w:pPr>
        <w:rPr>
          <w:rFonts w:ascii="Times New Roman" w:hAnsi="Times New Roman" w:cs="Times New Roman"/>
          <w:b/>
          <w:bCs/>
        </w:rPr>
      </w:pPr>
      <w:r>
        <w:rPr>
          <w:rFonts w:ascii="Times New Roman" w:hAnsi="Times New Roman" w:cs="Times New Roman"/>
          <w:b/>
          <w:bCs/>
        </w:rPr>
        <w:t>Public Interface</w:t>
      </w:r>
      <w:r w:rsidR="00374511">
        <w:rPr>
          <w:rFonts w:ascii="Times New Roman" w:hAnsi="Times New Roman" w:cs="Times New Roman"/>
          <w:b/>
          <w:bCs/>
        </w:rPr>
        <w:t xml:space="preserve"> Details</w:t>
      </w:r>
    </w:p>
    <w:p w:rsidRPr="00184E9A" w:rsidR="00915BB4" w:rsidP="00915BB4" w:rsidRDefault="00F34840" w14:paraId="5B2B37F3" w14:textId="448A8821">
      <w:pPr>
        <w:pStyle w:val="ListParagraph"/>
        <w:numPr>
          <w:ilvl w:val="0"/>
          <w:numId w:val="32"/>
        </w:numPr>
        <w:rPr>
          <w:rFonts w:ascii="Times New Roman" w:hAnsi="Times New Roman" w:cs="Times New Roman"/>
          <w:b/>
          <w:bCs/>
        </w:rPr>
      </w:pPr>
      <w:proofErr w:type="spellStart"/>
      <w:r w:rsidRPr="00184E9A">
        <w:rPr>
          <w:rFonts w:ascii="Times New Roman" w:hAnsi="Times New Roman" w:cs="Times New Roman"/>
          <w:b/>
          <w:bCs/>
        </w:rPr>
        <w:t>pickAndCropImage</w:t>
      </w:r>
      <w:proofErr w:type="spellEnd"/>
    </w:p>
    <w:p w:rsidR="00D84ED7" w:rsidP="00164FB6" w:rsidRDefault="00D84ED7" w14:paraId="25620D23" w14:textId="785ED05F">
      <w:pPr>
        <w:pStyle w:val="ListParagraph"/>
        <w:numPr>
          <w:ilvl w:val="1"/>
          <w:numId w:val="34"/>
        </w:numPr>
        <w:rPr>
          <w:rFonts w:ascii="Times New Roman" w:hAnsi="Times New Roman" w:cs="Times New Roman"/>
        </w:rPr>
      </w:pPr>
      <w:r w:rsidRPr="00164FB6">
        <w:rPr>
          <w:rFonts w:ascii="Times New Roman" w:hAnsi="Times New Roman" w:cs="Times New Roman"/>
          <w:b/>
          <w:bCs/>
        </w:rPr>
        <w:t>Description:</w:t>
      </w:r>
      <w:r>
        <w:rPr>
          <w:rFonts w:ascii="Times New Roman" w:hAnsi="Times New Roman" w:cs="Times New Roman"/>
        </w:rPr>
        <w:t xml:space="preserve"> </w:t>
      </w:r>
      <w:r w:rsidR="008B151C">
        <w:rPr>
          <w:rFonts w:ascii="Times New Roman" w:hAnsi="Times New Roman" w:cs="Times New Roman"/>
        </w:rPr>
        <w:t xml:space="preserve">This method allows the user to pick an image from their device (camera or </w:t>
      </w:r>
      <w:r w:rsidR="00567F45">
        <w:rPr>
          <w:rFonts w:ascii="Times New Roman" w:hAnsi="Times New Roman" w:cs="Times New Roman"/>
        </w:rPr>
        <w:t>gallery</w:t>
      </w:r>
      <w:r w:rsidR="008B151C">
        <w:rPr>
          <w:rFonts w:ascii="Times New Roman" w:hAnsi="Times New Roman" w:cs="Times New Roman"/>
        </w:rPr>
        <w:t>)</w:t>
      </w:r>
      <w:r w:rsidR="00115A01">
        <w:rPr>
          <w:rFonts w:ascii="Times New Roman" w:hAnsi="Times New Roman" w:cs="Times New Roman"/>
        </w:rPr>
        <w:t xml:space="preserve">, crop the image according to </w:t>
      </w:r>
      <w:r w:rsidR="008A3391">
        <w:rPr>
          <w:rFonts w:ascii="Times New Roman" w:hAnsi="Times New Roman" w:cs="Times New Roman"/>
        </w:rPr>
        <w:t>their need</w:t>
      </w:r>
      <w:r w:rsidR="00003139">
        <w:rPr>
          <w:rFonts w:ascii="Times New Roman" w:hAnsi="Times New Roman" w:cs="Times New Roman"/>
        </w:rPr>
        <w:t xml:space="preserve">, and </w:t>
      </w:r>
      <w:r w:rsidR="00A65A57">
        <w:rPr>
          <w:rFonts w:ascii="Times New Roman" w:hAnsi="Times New Roman" w:cs="Times New Roman"/>
        </w:rPr>
        <w:t xml:space="preserve">convert the image to grayscale. It can also return </w:t>
      </w:r>
      <w:r w:rsidR="00FE2BF3">
        <w:rPr>
          <w:rFonts w:ascii="Times New Roman" w:hAnsi="Times New Roman" w:cs="Times New Roman"/>
        </w:rPr>
        <w:t>the </w:t>
      </w:r>
      <w:r w:rsidR="00A65A57">
        <w:rPr>
          <w:rFonts w:ascii="Times New Roman" w:hAnsi="Times New Roman" w:cs="Times New Roman"/>
        </w:rPr>
        <w:t xml:space="preserve">app to </w:t>
      </w:r>
      <w:r w:rsidR="00FE2BF3">
        <w:rPr>
          <w:rFonts w:ascii="Times New Roman" w:hAnsi="Times New Roman" w:cs="Times New Roman"/>
        </w:rPr>
        <w:t>its </w:t>
      </w:r>
      <w:r w:rsidR="00A65A57">
        <w:rPr>
          <w:rFonts w:ascii="Times New Roman" w:hAnsi="Times New Roman" w:cs="Times New Roman"/>
        </w:rPr>
        <w:t>initial state if something fails.</w:t>
      </w:r>
    </w:p>
    <w:p w:rsidR="00A65A57" w:rsidP="00164FB6" w:rsidRDefault="00254A2A" w14:paraId="69E334B8" w14:textId="0FB24273">
      <w:pPr>
        <w:pStyle w:val="ListParagraph"/>
        <w:numPr>
          <w:ilvl w:val="1"/>
          <w:numId w:val="34"/>
        </w:numPr>
        <w:rPr>
          <w:rFonts w:ascii="Times New Roman" w:hAnsi="Times New Roman" w:cs="Times New Roman"/>
        </w:rPr>
      </w:pPr>
      <w:r w:rsidRPr="00164FB6">
        <w:rPr>
          <w:rFonts w:ascii="Times New Roman" w:hAnsi="Times New Roman" w:cs="Times New Roman"/>
          <w:b/>
          <w:bCs/>
        </w:rPr>
        <w:t>Return Type:</w:t>
      </w:r>
      <w:r>
        <w:rPr>
          <w:rFonts w:ascii="Times New Roman" w:hAnsi="Times New Roman" w:cs="Times New Roman"/>
        </w:rPr>
        <w:t xml:space="preserve"> Future&lt;void&gt;</w:t>
      </w:r>
    </w:p>
    <w:p w:rsidRPr="00164FB6" w:rsidR="00707FD0" w:rsidP="00164FB6" w:rsidRDefault="00BF218F" w14:paraId="375F234A" w14:textId="2D7175C8">
      <w:pPr>
        <w:pStyle w:val="ListParagraph"/>
        <w:numPr>
          <w:ilvl w:val="1"/>
          <w:numId w:val="34"/>
        </w:numPr>
        <w:rPr>
          <w:rFonts w:ascii="Times New Roman" w:hAnsi="Times New Roman" w:cs="Times New Roman"/>
          <w:b/>
          <w:bCs/>
        </w:rPr>
      </w:pPr>
      <w:r w:rsidRPr="00164FB6">
        <w:rPr>
          <w:rFonts w:ascii="Times New Roman" w:hAnsi="Times New Roman" w:cs="Times New Roman"/>
          <w:b/>
          <w:bCs/>
        </w:rPr>
        <w:t>Service Provided:</w:t>
      </w:r>
    </w:p>
    <w:p w:rsidR="00BF218F" w:rsidP="00164FB6" w:rsidRDefault="00BF218F" w14:paraId="11B1BC6A" w14:textId="3F9B3338">
      <w:pPr>
        <w:pStyle w:val="ListParagraph"/>
        <w:numPr>
          <w:ilvl w:val="2"/>
          <w:numId w:val="34"/>
        </w:numPr>
        <w:rPr>
          <w:rFonts w:ascii="Times New Roman" w:hAnsi="Times New Roman" w:cs="Times New Roman"/>
        </w:rPr>
      </w:pPr>
      <w:r>
        <w:rPr>
          <w:rFonts w:ascii="Times New Roman" w:hAnsi="Times New Roman" w:cs="Times New Roman"/>
        </w:rPr>
        <w:t>Pick Image</w:t>
      </w:r>
    </w:p>
    <w:p w:rsidR="00BF218F" w:rsidP="00164FB6" w:rsidRDefault="00BF218F" w14:paraId="2A705A09" w14:textId="456E3B8B">
      <w:pPr>
        <w:pStyle w:val="ListParagraph"/>
        <w:numPr>
          <w:ilvl w:val="2"/>
          <w:numId w:val="34"/>
        </w:numPr>
        <w:rPr>
          <w:rFonts w:ascii="Times New Roman" w:hAnsi="Times New Roman" w:cs="Times New Roman"/>
        </w:rPr>
      </w:pPr>
      <w:r>
        <w:rPr>
          <w:rFonts w:ascii="Times New Roman" w:hAnsi="Times New Roman" w:cs="Times New Roman"/>
        </w:rPr>
        <w:t>Crop Image</w:t>
      </w:r>
    </w:p>
    <w:p w:rsidR="00BF218F" w:rsidP="00164FB6" w:rsidRDefault="00BF218F" w14:paraId="5EAA3068" w14:textId="26449E2D">
      <w:pPr>
        <w:pStyle w:val="ListParagraph"/>
        <w:numPr>
          <w:ilvl w:val="2"/>
          <w:numId w:val="34"/>
        </w:numPr>
        <w:rPr>
          <w:rFonts w:ascii="Times New Roman" w:hAnsi="Times New Roman" w:cs="Times New Roman"/>
        </w:rPr>
      </w:pPr>
      <w:r>
        <w:rPr>
          <w:rFonts w:ascii="Times New Roman" w:hAnsi="Times New Roman" w:cs="Times New Roman"/>
        </w:rPr>
        <w:t>Convert Image to Grayscale</w:t>
      </w:r>
    </w:p>
    <w:p w:rsidR="00BF218F" w:rsidP="00164FB6" w:rsidRDefault="00BF218F" w14:paraId="6ABF28DD" w14:textId="7F2ACE2D">
      <w:pPr>
        <w:pStyle w:val="ListParagraph"/>
        <w:numPr>
          <w:ilvl w:val="2"/>
          <w:numId w:val="34"/>
        </w:numPr>
        <w:rPr>
          <w:rFonts w:ascii="Times New Roman" w:hAnsi="Times New Roman" w:cs="Times New Roman"/>
        </w:rPr>
      </w:pPr>
      <w:r>
        <w:rPr>
          <w:rFonts w:ascii="Times New Roman" w:hAnsi="Times New Roman" w:cs="Times New Roman"/>
        </w:rPr>
        <w:t xml:space="preserve">Update </w:t>
      </w:r>
      <w:proofErr w:type="spellStart"/>
      <w:r w:rsidR="003843BD">
        <w:rPr>
          <w:rFonts w:ascii="Times New Roman" w:hAnsi="Times New Roman" w:cs="Times New Roman"/>
        </w:rPr>
        <w:t>selectedImage</w:t>
      </w:r>
      <w:proofErr w:type="spellEnd"/>
      <w:r w:rsidR="003843BD">
        <w:rPr>
          <w:rFonts w:ascii="Times New Roman" w:hAnsi="Times New Roman" w:cs="Times New Roman"/>
        </w:rPr>
        <w:t xml:space="preserve"> </w:t>
      </w:r>
      <w:r w:rsidR="00EA332E">
        <w:rPr>
          <w:rFonts w:ascii="Times New Roman" w:hAnsi="Times New Roman" w:cs="Times New Roman"/>
        </w:rPr>
        <w:t xml:space="preserve">and </w:t>
      </w:r>
      <w:proofErr w:type="spellStart"/>
      <w:r w:rsidR="00EA332E">
        <w:rPr>
          <w:rFonts w:ascii="Times New Roman" w:hAnsi="Times New Roman" w:cs="Times New Roman"/>
        </w:rPr>
        <w:t>imageForModel</w:t>
      </w:r>
      <w:proofErr w:type="spellEnd"/>
      <w:r w:rsidR="00EA332E">
        <w:rPr>
          <w:rFonts w:ascii="Times New Roman" w:hAnsi="Times New Roman" w:cs="Times New Roman"/>
        </w:rPr>
        <w:t xml:space="preserve"> </w:t>
      </w:r>
      <w:r w:rsidR="003843BD">
        <w:rPr>
          <w:rFonts w:ascii="Times New Roman" w:hAnsi="Times New Roman" w:cs="Times New Roman"/>
        </w:rPr>
        <w:t>global variable</w:t>
      </w:r>
      <w:r w:rsidR="00EA332E">
        <w:rPr>
          <w:rFonts w:ascii="Times New Roman" w:hAnsi="Times New Roman" w:cs="Times New Roman"/>
        </w:rPr>
        <w:t>s</w:t>
      </w:r>
    </w:p>
    <w:p w:rsidRPr="00184E9A" w:rsidR="003843BD" w:rsidP="003843BD" w:rsidRDefault="00C51FCB" w14:paraId="6E69215A" w14:textId="7D158ED1">
      <w:pPr>
        <w:pStyle w:val="ListParagraph"/>
        <w:numPr>
          <w:ilvl w:val="0"/>
          <w:numId w:val="32"/>
        </w:numPr>
        <w:rPr>
          <w:rFonts w:ascii="Times New Roman" w:hAnsi="Times New Roman" w:cs="Times New Roman"/>
          <w:b/>
          <w:bCs/>
        </w:rPr>
      </w:pPr>
      <w:proofErr w:type="spellStart"/>
      <w:r w:rsidRPr="00184E9A">
        <w:rPr>
          <w:rFonts w:ascii="Times New Roman" w:hAnsi="Times New Roman" w:cs="Times New Roman"/>
          <w:b/>
          <w:bCs/>
        </w:rPr>
        <w:t>resetScreen</w:t>
      </w:r>
      <w:proofErr w:type="spellEnd"/>
    </w:p>
    <w:p w:rsidR="003843BD" w:rsidP="00164FB6" w:rsidRDefault="003843BD" w14:paraId="27A27C3F" w14:textId="2834A02A">
      <w:pPr>
        <w:pStyle w:val="ListParagraph"/>
        <w:numPr>
          <w:ilvl w:val="1"/>
          <w:numId w:val="35"/>
        </w:numPr>
        <w:rPr>
          <w:rFonts w:ascii="Times New Roman" w:hAnsi="Times New Roman" w:cs="Times New Roman"/>
        </w:rPr>
      </w:pPr>
      <w:r w:rsidRPr="00164FB6">
        <w:rPr>
          <w:rFonts w:ascii="Times New Roman" w:hAnsi="Times New Roman" w:cs="Times New Roman"/>
          <w:b/>
          <w:bCs/>
        </w:rPr>
        <w:t>Description:</w:t>
      </w:r>
      <w:r>
        <w:rPr>
          <w:rFonts w:ascii="Times New Roman" w:hAnsi="Times New Roman" w:cs="Times New Roman"/>
        </w:rPr>
        <w:t xml:space="preserve"> </w:t>
      </w:r>
      <w:r w:rsidR="00C51FCB">
        <w:rPr>
          <w:rFonts w:ascii="Times New Roman" w:hAnsi="Times New Roman" w:cs="Times New Roman"/>
        </w:rPr>
        <w:t xml:space="preserve">Clears the current state of the screen and resets </w:t>
      </w:r>
      <w:r w:rsidR="00FA060B">
        <w:rPr>
          <w:rFonts w:ascii="Times New Roman" w:hAnsi="Times New Roman" w:cs="Times New Roman"/>
        </w:rPr>
        <w:t>it </w:t>
      </w:r>
      <w:r w:rsidR="00C51FCB">
        <w:rPr>
          <w:rFonts w:ascii="Times New Roman" w:hAnsi="Times New Roman" w:cs="Times New Roman"/>
        </w:rPr>
        <w:t>so it returns to the initial state.</w:t>
      </w:r>
    </w:p>
    <w:p w:rsidR="003843BD" w:rsidP="00164FB6" w:rsidRDefault="003843BD" w14:paraId="2AF6BB8C" w14:textId="70D4939F">
      <w:pPr>
        <w:pStyle w:val="ListParagraph"/>
        <w:numPr>
          <w:ilvl w:val="1"/>
          <w:numId w:val="35"/>
        </w:numPr>
        <w:rPr>
          <w:rFonts w:ascii="Times New Roman" w:hAnsi="Times New Roman" w:cs="Times New Roman"/>
        </w:rPr>
      </w:pPr>
      <w:r w:rsidRPr="00164FB6">
        <w:rPr>
          <w:rFonts w:ascii="Times New Roman" w:hAnsi="Times New Roman" w:cs="Times New Roman"/>
          <w:b/>
          <w:bCs/>
        </w:rPr>
        <w:t>Ret</w:t>
      </w:r>
      <w:r w:rsidRPr="00164FB6" w:rsidR="00C51FCB">
        <w:rPr>
          <w:rFonts w:ascii="Times New Roman" w:hAnsi="Times New Roman" w:cs="Times New Roman"/>
          <w:b/>
          <w:bCs/>
        </w:rPr>
        <w:t>urn Type:</w:t>
      </w:r>
      <w:r w:rsidR="00C51FCB">
        <w:rPr>
          <w:rFonts w:ascii="Times New Roman" w:hAnsi="Times New Roman" w:cs="Times New Roman"/>
        </w:rPr>
        <w:t xml:space="preserve"> </w:t>
      </w:r>
      <w:r w:rsidR="005A77C0">
        <w:rPr>
          <w:rFonts w:ascii="Times New Roman" w:hAnsi="Times New Roman" w:cs="Times New Roman"/>
        </w:rPr>
        <w:t>void</w:t>
      </w:r>
    </w:p>
    <w:p w:rsidRPr="00164FB6" w:rsidR="005A77C0" w:rsidP="00164FB6" w:rsidRDefault="00545F88" w14:paraId="2005CD80" w14:textId="497FE0EF">
      <w:pPr>
        <w:pStyle w:val="ListParagraph"/>
        <w:numPr>
          <w:ilvl w:val="1"/>
          <w:numId w:val="35"/>
        </w:numPr>
        <w:rPr>
          <w:rFonts w:ascii="Times New Roman" w:hAnsi="Times New Roman" w:cs="Times New Roman"/>
          <w:b/>
          <w:bCs/>
        </w:rPr>
      </w:pPr>
      <w:r w:rsidRPr="00164FB6">
        <w:rPr>
          <w:rFonts w:ascii="Times New Roman" w:hAnsi="Times New Roman" w:cs="Times New Roman"/>
          <w:b/>
          <w:bCs/>
        </w:rPr>
        <w:t>Services Provided:</w:t>
      </w:r>
    </w:p>
    <w:p w:rsidR="00545F88" w:rsidP="00164FB6" w:rsidRDefault="004533BF" w14:paraId="71D718F0" w14:textId="0A3A90AB">
      <w:pPr>
        <w:pStyle w:val="ListParagraph"/>
        <w:numPr>
          <w:ilvl w:val="2"/>
          <w:numId w:val="35"/>
        </w:numPr>
        <w:rPr>
          <w:rFonts w:ascii="Times New Roman" w:hAnsi="Times New Roman" w:cs="Times New Roman"/>
        </w:rPr>
      </w:pPr>
      <w:r>
        <w:rPr>
          <w:rFonts w:ascii="Times New Roman" w:hAnsi="Times New Roman" w:cs="Times New Roman"/>
        </w:rPr>
        <w:t>Clears application state,</w:t>
      </w:r>
    </w:p>
    <w:p w:rsidRPr="00915BB4" w:rsidR="004533BF" w:rsidP="00164FB6" w:rsidRDefault="004533BF" w14:paraId="5BCFA036" w14:textId="2A3C1049">
      <w:pPr>
        <w:pStyle w:val="ListParagraph"/>
        <w:numPr>
          <w:ilvl w:val="2"/>
          <w:numId w:val="35"/>
        </w:numPr>
        <w:rPr>
          <w:rFonts w:ascii="Times New Roman" w:hAnsi="Times New Roman" w:cs="Times New Roman"/>
        </w:rPr>
      </w:pPr>
      <w:r>
        <w:rPr>
          <w:rFonts w:ascii="Times New Roman" w:hAnsi="Times New Roman" w:cs="Times New Roman"/>
        </w:rPr>
        <w:t xml:space="preserve">Resets the </w:t>
      </w:r>
      <w:r w:rsidR="00993021">
        <w:rPr>
          <w:rFonts w:ascii="Times New Roman" w:hAnsi="Times New Roman" w:cs="Times New Roman"/>
        </w:rPr>
        <w:t xml:space="preserve">user interface to its initial state, removing </w:t>
      </w:r>
      <w:r w:rsidR="004C2C74">
        <w:rPr>
          <w:rFonts w:ascii="Times New Roman" w:hAnsi="Times New Roman" w:cs="Times New Roman"/>
        </w:rPr>
        <w:t>the </w:t>
      </w:r>
      <w:r w:rsidR="00993021">
        <w:rPr>
          <w:rFonts w:ascii="Times New Roman" w:hAnsi="Times New Roman" w:cs="Times New Roman"/>
        </w:rPr>
        <w:t>selected image</w:t>
      </w:r>
    </w:p>
    <w:p w:rsidRPr="00E96724" w:rsidR="00E96724" w:rsidRDefault="00E96724" w14:paraId="293FF555" w14:textId="77777777">
      <w:pPr>
        <w:rPr>
          <w:rFonts w:ascii="Times New Roman" w:hAnsi="Times New Roman" w:cs="Times New Roman"/>
          <w:b/>
          <w:bCs/>
        </w:rPr>
      </w:pPr>
    </w:p>
    <w:p w:rsidR="00D41DC9" w:rsidP="007F172F" w:rsidRDefault="007F172F" w14:paraId="6B141CAF" w14:textId="77777777">
      <w:pPr>
        <w:rPr>
          <w:rFonts w:ascii="Times New Roman" w:hAnsi="Times New Roman" w:cs="Times New Roman"/>
          <w:b/>
          <w:bCs/>
          <w:sz w:val="28"/>
          <w:szCs w:val="28"/>
        </w:rPr>
      </w:pPr>
      <w:r>
        <w:rPr>
          <w:rFonts w:ascii="Times New Roman" w:hAnsi="Times New Roman" w:cs="Times New Roman"/>
          <w:b/>
          <w:bCs/>
          <w:sz w:val="28"/>
          <w:szCs w:val="28"/>
        </w:rPr>
        <w:t>4.1.2.</w:t>
      </w:r>
      <w:r w:rsidR="0019491E">
        <w:rPr>
          <w:rFonts w:ascii="Times New Roman" w:hAnsi="Times New Roman" w:cs="Times New Roman"/>
          <w:b/>
          <w:bCs/>
          <w:sz w:val="28"/>
          <w:szCs w:val="28"/>
        </w:rPr>
        <w:t xml:space="preserve"> Classify Image</w:t>
      </w:r>
      <w:r>
        <w:rPr>
          <w:rFonts w:ascii="Times New Roman" w:hAnsi="Times New Roman" w:cs="Times New Roman"/>
          <w:b/>
          <w:bCs/>
          <w:sz w:val="28"/>
          <w:szCs w:val="28"/>
        </w:rPr>
        <w:t xml:space="preserve"> Module</w:t>
      </w:r>
    </w:p>
    <w:p w:rsidR="00D41DC9" w:rsidP="00D41DC9" w:rsidRDefault="00D41DC9" w14:paraId="7D9D457B" w14:textId="1226ABBE">
      <w:pPr>
        <w:rPr>
          <w:rFonts w:ascii="Times New Roman" w:hAnsi="Times New Roman" w:cs="Times New Roman"/>
          <w:b/>
          <w:bCs/>
        </w:rPr>
      </w:pPr>
      <w:r>
        <w:rPr>
          <w:rFonts w:ascii="Times New Roman" w:hAnsi="Times New Roman" w:cs="Times New Roman"/>
          <w:b/>
          <w:bCs/>
        </w:rPr>
        <w:t>Description</w:t>
      </w:r>
    </w:p>
    <w:p w:rsidRPr="00A94216" w:rsidR="002B2018" w:rsidP="00D41DC9" w:rsidRDefault="002B2018" w14:paraId="738A6101" w14:textId="0DCCA48B">
      <w:pPr>
        <w:rPr>
          <w:rFonts w:ascii="Times New Roman" w:hAnsi="Times New Roman" w:cs="Times New Roman"/>
        </w:rPr>
      </w:pPr>
      <w:r>
        <w:rPr>
          <w:rFonts w:ascii="Times New Roman" w:hAnsi="Times New Roman" w:cs="Times New Roman"/>
          <w:b/>
          <w:bCs/>
        </w:rPr>
        <w:tab/>
      </w:r>
      <w:r w:rsidRPr="00A94216" w:rsidR="00A94216">
        <w:rPr>
          <w:rFonts w:ascii="Times New Roman" w:hAnsi="Times New Roman" w:cs="Times New Roman"/>
        </w:rPr>
        <w:t xml:space="preserve">The Classify Image Module is responsible for </w:t>
      </w:r>
      <w:r w:rsidR="00A94216">
        <w:rPr>
          <w:rFonts w:ascii="Times New Roman" w:hAnsi="Times New Roman" w:cs="Times New Roman"/>
        </w:rPr>
        <w:t>classifying a provided image.</w:t>
      </w:r>
      <w:r w:rsidRPr="00A94216" w:rsidR="00A94216">
        <w:rPr>
          <w:rFonts w:ascii="Times New Roman" w:hAnsi="Times New Roman" w:cs="Times New Roman"/>
        </w:rPr>
        <w:t xml:space="preserve"> This module uses a TensorFlow Lite model to </w:t>
      </w:r>
      <w:r w:rsidR="00423999">
        <w:rPr>
          <w:rFonts w:ascii="Times New Roman" w:hAnsi="Times New Roman" w:cs="Times New Roman"/>
        </w:rPr>
        <w:t xml:space="preserve">classify the type of sherd according to </w:t>
      </w:r>
      <w:r w:rsidRPr="00A94216" w:rsidR="00A94216">
        <w:rPr>
          <w:rFonts w:ascii="Times New Roman" w:hAnsi="Times New Roman" w:cs="Times New Roman"/>
        </w:rPr>
        <w:t>objects or patterns within the image</w:t>
      </w:r>
      <w:r w:rsidR="00423999">
        <w:rPr>
          <w:rFonts w:ascii="Times New Roman" w:hAnsi="Times New Roman" w:cs="Times New Roman"/>
        </w:rPr>
        <w:t xml:space="preserve"> provided to it</w:t>
      </w:r>
      <w:r w:rsidR="003063C8">
        <w:rPr>
          <w:rFonts w:ascii="Times New Roman" w:hAnsi="Times New Roman" w:cs="Times New Roman"/>
        </w:rPr>
        <w:t xml:space="preserve">. </w:t>
      </w:r>
      <w:r w:rsidRPr="00A94216" w:rsidR="00A94216">
        <w:rPr>
          <w:rFonts w:ascii="Times New Roman" w:hAnsi="Times New Roman" w:cs="Times New Roman"/>
        </w:rPr>
        <w:t xml:space="preserve">The classification results are stored </w:t>
      </w:r>
      <w:r w:rsidR="0068358E">
        <w:rPr>
          <w:rFonts w:ascii="Times New Roman" w:hAnsi="Times New Roman" w:cs="Times New Roman"/>
        </w:rPr>
        <w:t xml:space="preserve">with location </w:t>
      </w:r>
      <w:r w:rsidR="006A6AB1">
        <w:rPr>
          <w:rFonts w:ascii="Times New Roman" w:hAnsi="Times New Roman" w:cs="Times New Roman"/>
        </w:rPr>
        <w:t xml:space="preserve">data. These results are then </w:t>
      </w:r>
      <w:r w:rsidR="003063C8">
        <w:rPr>
          <w:rFonts w:ascii="Times New Roman" w:hAnsi="Times New Roman" w:cs="Times New Roman"/>
        </w:rPr>
        <w:t>stored</w:t>
      </w:r>
      <w:r w:rsidR="006A6AB1">
        <w:rPr>
          <w:rFonts w:ascii="Times New Roman" w:hAnsi="Times New Roman" w:cs="Times New Roman"/>
        </w:rPr>
        <w:t xml:space="preserve"> in </w:t>
      </w:r>
      <w:r w:rsidR="003063C8">
        <w:rPr>
          <w:rFonts w:ascii="Times New Roman" w:hAnsi="Times New Roman" w:cs="Times New Roman"/>
        </w:rPr>
        <w:t>the</w:t>
      </w:r>
      <w:r w:rsidR="006A6AB1">
        <w:rPr>
          <w:rFonts w:ascii="Times New Roman" w:hAnsi="Times New Roman" w:cs="Times New Roman"/>
        </w:rPr>
        <w:t xml:space="preserve"> device/cloud and then display</w:t>
      </w:r>
      <w:r w:rsidR="003063C8">
        <w:rPr>
          <w:rFonts w:ascii="Times New Roman" w:hAnsi="Times New Roman" w:cs="Times New Roman"/>
        </w:rPr>
        <w:t>ed</w:t>
      </w:r>
      <w:r w:rsidR="006A6AB1">
        <w:rPr>
          <w:rFonts w:ascii="Times New Roman" w:hAnsi="Times New Roman" w:cs="Times New Roman"/>
        </w:rPr>
        <w:t xml:space="preserve"> in the app later. </w:t>
      </w:r>
    </w:p>
    <w:p w:rsidR="50B31251" w:rsidP="50B31251" w:rsidRDefault="50B31251" w14:paraId="4EE0A6E8" w14:textId="314373EF">
      <w:pPr>
        <w:rPr>
          <w:rFonts w:ascii="Times New Roman" w:hAnsi="Times New Roman" w:cs="Times New Roman"/>
          <w:b w:val="1"/>
          <w:bCs w:val="1"/>
        </w:rPr>
      </w:pPr>
    </w:p>
    <w:p w:rsidR="50B31251" w:rsidP="50B31251" w:rsidRDefault="50B31251" w14:paraId="71B83B5E" w14:textId="7C1F9259">
      <w:pPr>
        <w:rPr>
          <w:rFonts w:ascii="Times New Roman" w:hAnsi="Times New Roman" w:cs="Times New Roman"/>
          <w:b w:val="1"/>
          <w:bCs w:val="1"/>
        </w:rPr>
      </w:pPr>
    </w:p>
    <w:p w:rsidR="50B31251" w:rsidP="50B31251" w:rsidRDefault="50B31251" w14:paraId="1E2A8520" w14:textId="6794C7BA">
      <w:pPr>
        <w:rPr>
          <w:rFonts w:ascii="Times New Roman" w:hAnsi="Times New Roman" w:cs="Times New Roman"/>
          <w:b w:val="1"/>
          <w:bCs w:val="1"/>
        </w:rPr>
      </w:pPr>
    </w:p>
    <w:p w:rsidR="50B31251" w:rsidP="50B31251" w:rsidRDefault="50B31251" w14:paraId="3BC4986B" w14:textId="4C5FB4ED">
      <w:pPr>
        <w:rPr>
          <w:rFonts w:ascii="Times New Roman" w:hAnsi="Times New Roman" w:cs="Times New Roman"/>
          <w:b w:val="1"/>
          <w:bCs w:val="1"/>
        </w:rPr>
      </w:pPr>
    </w:p>
    <w:p w:rsidR="50B31251" w:rsidP="50B31251" w:rsidRDefault="50B31251" w14:paraId="04ACF19A" w14:textId="4489A870">
      <w:pPr>
        <w:rPr>
          <w:rFonts w:ascii="Times New Roman" w:hAnsi="Times New Roman" w:cs="Times New Roman"/>
          <w:b w:val="1"/>
          <w:bCs w:val="1"/>
        </w:rPr>
      </w:pPr>
    </w:p>
    <w:p w:rsidR="50B31251" w:rsidP="50B31251" w:rsidRDefault="50B31251" w14:paraId="11F78B95" w14:textId="60F06A48">
      <w:pPr>
        <w:rPr>
          <w:rFonts w:ascii="Times New Roman" w:hAnsi="Times New Roman" w:cs="Times New Roman"/>
          <w:b w:val="1"/>
          <w:bCs w:val="1"/>
        </w:rPr>
      </w:pPr>
    </w:p>
    <w:p w:rsidR="50B31251" w:rsidP="50B31251" w:rsidRDefault="50B31251" w14:paraId="25DA1B52" w14:textId="5BB33AAA">
      <w:pPr>
        <w:rPr>
          <w:rFonts w:ascii="Times New Roman" w:hAnsi="Times New Roman" w:cs="Times New Roman"/>
          <w:b w:val="1"/>
          <w:bCs w:val="1"/>
        </w:rPr>
      </w:pPr>
    </w:p>
    <w:p w:rsidR="50B31251" w:rsidP="50B31251" w:rsidRDefault="50B31251" w14:paraId="58C78992" w14:textId="55D40EE3">
      <w:pPr>
        <w:rPr>
          <w:rFonts w:ascii="Times New Roman" w:hAnsi="Times New Roman" w:cs="Times New Roman"/>
          <w:b w:val="1"/>
          <w:bCs w:val="1"/>
        </w:rPr>
      </w:pPr>
    </w:p>
    <w:p w:rsidR="50B31251" w:rsidP="50B31251" w:rsidRDefault="50B31251" w14:paraId="00B3828B" w14:textId="1F313AEC">
      <w:pPr>
        <w:rPr>
          <w:rFonts w:ascii="Times New Roman" w:hAnsi="Times New Roman" w:cs="Times New Roman"/>
          <w:b w:val="1"/>
          <w:bCs w:val="1"/>
        </w:rPr>
      </w:pPr>
    </w:p>
    <w:p w:rsidR="00D41DC9" w:rsidP="00D41DC9" w:rsidRDefault="00D41DC9" w14:paraId="157F6CB5" w14:textId="50D41D1E">
      <w:pPr>
        <w:rPr>
          <w:rFonts w:ascii="Times New Roman" w:hAnsi="Times New Roman" w:cs="Times New Roman"/>
          <w:b/>
          <w:bCs/>
        </w:rPr>
      </w:pPr>
      <w:r>
        <w:rPr>
          <w:rFonts w:ascii="Times New Roman" w:hAnsi="Times New Roman" w:cs="Times New Roman"/>
          <w:b/>
          <w:bCs/>
        </w:rPr>
        <w:t>UML Diagram</w:t>
      </w:r>
    </w:p>
    <w:p w:rsidR="00CE4AD1" w:rsidP="00DB0D67" w:rsidRDefault="00D41DC9" w14:paraId="6E2FE4E3" w14:textId="7D5FBF9C">
      <w:pPr>
        <w:keepNext/>
      </w:pPr>
      <w:r>
        <w:rPr>
          <w:rFonts w:ascii="Times New Roman" w:hAnsi="Times New Roman" w:cs="Times New Roman"/>
          <w:b/>
          <w:bCs/>
          <w:noProof/>
          <w:sz w:val="28"/>
          <w:szCs w:val="28"/>
        </w:rPr>
        <w:drawing>
          <wp:inline distT="0" distB="0" distL="0" distR="0" wp14:anchorId="1E2036A4" wp14:editId="4B7D5620">
            <wp:extent cx="5939155" cy="2390140"/>
            <wp:effectExtent l="0" t="0" r="4445" b="0"/>
            <wp:docPr id="18066405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2390140"/>
                    </a:xfrm>
                    <a:prstGeom prst="rect">
                      <a:avLst/>
                    </a:prstGeom>
                    <a:noFill/>
                    <a:ln>
                      <a:noFill/>
                    </a:ln>
                  </pic:spPr>
                </pic:pic>
              </a:graphicData>
            </a:graphic>
          </wp:inline>
        </w:drawing>
      </w:r>
    </w:p>
    <w:p w:rsidR="007F172F" w:rsidP="00DB0D67" w:rsidRDefault="00DB0D67" w14:paraId="179C9562" w14:textId="6187F176">
      <w:pPr>
        <w:pStyle w:val="Caption"/>
        <w:jc w:val="center"/>
        <w:rPr>
          <w:color w:val="auto"/>
        </w:rPr>
      </w:pPr>
      <w:r w:rsidRPr="00DB0D67">
        <w:rPr>
          <w:color w:val="auto"/>
        </w:rPr>
        <w:t xml:space="preserve">Figure </w:t>
      </w:r>
      <w:r w:rsidRPr="00DB0D67">
        <w:rPr>
          <w:color w:val="auto"/>
        </w:rPr>
        <w:fldChar w:fldCharType="begin"/>
      </w:r>
      <w:r w:rsidRPr="00DB0D67">
        <w:rPr>
          <w:color w:val="auto"/>
        </w:rPr>
        <w:instrText xml:space="preserve"> SEQ Figure \* ARABIC </w:instrText>
      </w:r>
      <w:r w:rsidRPr="00DB0D67">
        <w:rPr>
          <w:color w:val="auto"/>
        </w:rPr>
        <w:fldChar w:fldCharType="separate"/>
      </w:r>
      <w:r w:rsidR="00691259">
        <w:rPr>
          <w:noProof/>
          <w:color w:val="auto"/>
        </w:rPr>
        <w:t>4</w:t>
      </w:r>
      <w:r w:rsidRPr="00DB0D67">
        <w:rPr>
          <w:color w:val="auto"/>
        </w:rPr>
        <w:fldChar w:fldCharType="end"/>
      </w:r>
      <w:r w:rsidR="001E2380">
        <w:rPr>
          <w:color w:val="auto"/>
        </w:rPr>
        <w:t>:</w:t>
      </w:r>
      <w:r w:rsidRPr="00DB0D67">
        <w:rPr>
          <w:color w:val="auto"/>
        </w:rPr>
        <w:t xml:space="preserve"> Classify Image Module UML class diagram</w:t>
      </w:r>
      <w:r w:rsidRPr="00DB0D67" w:rsidR="003063C8">
        <w:rPr>
          <w:color w:val="auto"/>
        </w:rPr>
        <w:t>.</w:t>
      </w:r>
    </w:p>
    <w:p w:rsidR="00CE4AD1" w:rsidP="00CE4AD1" w:rsidRDefault="00CE4AD1" w14:paraId="74B58E3C" w14:textId="03C7699F">
      <w:pPr>
        <w:rPr>
          <w:rFonts w:ascii="Times New Roman" w:hAnsi="Times New Roman" w:cs="Times New Roman"/>
          <w:b/>
          <w:bCs/>
        </w:rPr>
      </w:pPr>
      <w:r>
        <w:rPr>
          <w:rFonts w:ascii="Times New Roman" w:hAnsi="Times New Roman" w:cs="Times New Roman"/>
          <w:b/>
          <w:bCs/>
        </w:rPr>
        <w:t>Public Interface Details</w:t>
      </w:r>
    </w:p>
    <w:p w:rsidR="00CE4AD1" w:rsidP="00326D6C" w:rsidRDefault="00326D6C" w14:paraId="0FFAFEAF" w14:textId="56B97B12">
      <w:pPr>
        <w:pStyle w:val="ListParagraph"/>
        <w:numPr>
          <w:ilvl w:val="0"/>
          <w:numId w:val="37"/>
        </w:numPr>
        <w:rPr>
          <w:rFonts w:ascii="Times New Roman" w:hAnsi="Times New Roman" w:cs="Times New Roman"/>
          <w:b/>
          <w:bCs/>
        </w:rPr>
      </w:pPr>
      <w:proofErr w:type="spellStart"/>
      <w:r>
        <w:rPr>
          <w:rFonts w:ascii="Times New Roman" w:hAnsi="Times New Roman" w:cs="Times New Roman"/>
          <w:b/>
          <w:bCs/>
        </w:rPr>
        <w:t>classifyImage</w:t>
      </w:r>
      <w:proofErr w:type="spellEnd"/>
    </w:p>
    <w:p w:rsidRPr="000C020B" w:rsidR="00326D6C" w:rsidP="00326D6C" w:rsidRDefault="00326D6C" w14:paraId="7EBEC092" w14:textId="5FDE7C31">
      <w:pPr>
        <w:pStyle w:val="ListParagraph"/>
        <w:numPr>
          <w:ilvl w:val="1"/>
          <w:numId w:val="37"/>
        </w:numPr>
        <w:rPr>
          <w:rFonts w:ascii="Times New Roman" w:hAnsi="Times New Roman" w:cs="Times New Roman"/>
          <w:b/>
          <w:bCs/>
        </w:rPr>
      </w:pPr>
      <w:r>
        <w:rPr>
          <w:rFonts w:ascii="Times New Roman" w:hAnsi="Times New Roman" w:cs="Times New Roman"/>
          <w:b/>
          <w:bCs/>
        </w:rPr>
        <w:t xml:space="preserve">Description: </w:t>
      </w:r>
      <w:r w:rsidRPr="000C020B" w:rsidR="000C020B">
        <w:rPr>
          <w:rFonts w:ascii="Times New Roman" w:hAnsi="Times New Roman" w:cs="Times New Roman"/>
        </w:rPr>
        <w:t xml:space="preserve">This method </w:t>
      </w:r>
      <w:r w:rsidR="000C020B">
        <w:rPr>
          <w:rFonts w:ascii="Times New Roman" w:hAnsi="Times New Roman" w:cs="Times New Roman"/>
        </w:rPr>
        <w:t xml:space="preserve">takes </w:t>
      </w:r>
      <w:r w:rsidRPr="000C020B" w:rsidR="000C020B">
        <w:rPr>
          <w:rFonts w:ascii="Times New Roman" w:hAnsi="Times New Roman" w:cs="Times New Roman"/>
        </w:rPr>
        <w:t xml:space="preserve">the image and passes it through </w:t>
      </w:r>
      <w:r w:rsidR="003063C8">
        <w:rPr>
          <w:rFonts w:ascii="Times New Roman" w:hAnsi="Times New Roman" w:cs="Times New Roman"/>
        </w:rPr>
        <w:t>the </w:t>
      </w:r>
      <w:r w:rsidR="000C020B">
        <w:rPr>
          <w:rFonts w:ascii="Times New Roman" w:hAnsi="Times New Roman" w:cs="Times New Roman"/>
        </w:rPr>
        <w:t>Tflite model</w:t>
      </w:r>
      <w:r w:rsidRPr="000C020B" w:rsidR="000C020B">
        <w:rPr>
          <w:rFonts w:ascii="Times New Roman" w:hAnsi="Times New Roman" w:cs="Times New Roman"/>
        </w:rPr>
        <w:t>. It retrieves the classification results</w:t>
      </w:r>
      <w:r w:rsidR="000C020B">
        <w:rPr>
          <w:rFonts w:ascii="Times New Roman" w:hAnsi="Times New Roman" w:cs="Times New Roman"/>
        </w:rPr>
        <w:t xml:space="preserve"> </w:t>
      </w:r>
      <w:r w:rsidR="003063C8">
        <w:rPr>
          <w:rFonts w:ascii="Times New Roman" w:hAnsi="Times New Roman" w:cs="Times New Roman"/>
        </w:rPr>
        <w:t>and </w:t>
      </w:r>
      <w:r w:rsidR="000C020B">
        <w:rPr>
          <w:rFonts w:ascii="Times New Roman" w:hAnsi="Times New Roman" w:cs="Times New Roman"/>
        </w:rPr>
        <w:t>location data</w:t>
      </w:r>
      <w:r w:rsidRPr="000C020B" w:rsidR="000C020B">
        <w:rPr>
          <w:rFonts w:ascii="Times New Roman" w:hAnsi="Times New Roman" w:cs="Times New Roman"/>
        </w:rPr>
        <w:t xml:space="preserve"> and </w:t>
      </w:r>
      <w:r w:rsidR="003063C8">
        <w:rPr>
          <w:rFonts w:ascii="Times New Roman" w:hAnsi="Times New Roman" w:cs="Times New Roman"/>
        </w:rPr>
        <w:t xml:space="preserve">then </w:t>
      </w:r>
      <w:r w:rsidRPr="000C020B" w:rsidR="000C020B">
        <w:rPr>
          <w:rFonts w:ascii="Times New Roman" w:hAnsi="Times New Roman" w:cs="Times New Roman"/>
        </w:rPr>
        <w:t>updates the application state with these results.</w:t>
      </w:r>
    </w:p>
    <w:p w:rsidRPr="000C020B" w:rsidR="000C020B" w:rsidP="00326D6C" w:rsidRDefault="000C020B" w14:paraId="31309536" w14:textId="4C2165D8">
      <w:pPr>
        <w:pStyle w:val="ListParagraph"/>
        <w:numPr>
          <w:ilvl w:val="1"/>
          <w:numId w:val="37"/>
        </w:numPr>
        <w:rPr>
          <w:rFonts w:ascii="Times New Roman" w:hAnsi="Times New Roman" w:cs="Times New Roman"/>
          <w:b/>
          <w:bCs/>
        </w:rPr>
      </w:pPr>
      <w:r>
        <w:rPr>
          <w:rFonts w:ascii="Times New Roman" w:hAnsi="Times New Roman" w:cs="Times New Roman"/>
          <w:b/>
          <w:bCs/>
        </w:rPr>
        <w:t xml:space="preserve">Return Type: </w:t>
      </w:r>
      <w:r w:rsidRPr="000C020B">
        <w:rPr>
          <w:rFonts w:ascii="Times New Roman" w:hAnsi="Times New Roman" w:cs="Times New Roman"/>
        </w:rPr>
        <w:t>Future&lt;void&gt;</w:t>
      </w:r>
    </w:p>
    <w:p w:rsidR="000C020B" w:rsidP="00326D6C" w:rsidRDefault="000C020B" w14:paraId="798E0E25" w14:textId="40192489">
      <w:pPr>
        <w:pStyle w:val="ListParagraph"/>
        <w:numPr>
          <w:ilvl w:val="1"/>
          <w:numId w:val="37"/>
        </w:numPr>
        <w:rPr>
          <w:rFonts w:ascii="Times New Roman" w:hAnsi="Times New Roman" w:cs="Times New Roman"/>
          <w:b/>
          <w:bCs/>
        </w:rPr>
      </w:pPr>
      <w:r>
        <w:rPr>
          <w:rFonts w:ascii="Times New Roman" w:hAnsi="Times New Roman" w:cs="Times New Roman"/>
          <w:b/>
          <w:bCs/>
        </w:rPr>
        <w:t>Services Provided:</w:t>
      </w:r>
    </w:p>
    <w:p w:rsidRPr="00810001" w:rsidR="00810001" w:rsidP="00810001" w:rsidRDefault="00810001" w14:paraId="5FF346C6" w14:textId="754F5BC2">
      <w:pPr>
        <w:pStyle w:val="ListParagraph"/>
        <w:numPr>
          <w:ilvl w:val="2"/>
          <w:numId w:val="37"/>
        </w:numPr>
        <w:rPr>
          <w:rFonts w:ascii="Times New Roman" w:hAnsi="Times New Roman" w:cs="Times New Roman"/>
        </w:rPr>
      </w:pPr>
      <w:r w:rsidRPr="00810001">
        <w:rPr>
          <w:rFonts w:ascii="Times New Roman" w:hAnsi="Times New Roman" w:cs="Times New Roman"/>
        </w:rPr>
        <w:t>Runs the image through a</w:t>
      </w:r>
      <w:r w:rsidR="003063C8">
        <w:rPr>
          <w:rFonts w:ascii="Times New Roman" w:hAnsi="Times New Roman" w:cs="Times New Roman"/>
        </w:rPr>
        <w:t>n</w:t>
      </w:r>
      <w:r w:rsidRPr="00810001">
        <w:rPr>
          <w:rFonts w:ascii="Times New Roman" w:hAnsi="Times New Roman" w:cs="Times New Roman"/>
        </w:rPr>
        <w:t xml:space="preserve"> </w:t>
      </w:r>
      <w:r>
        <w:rPr>
          <w:rFonts w:ascii="Times New Roman" w:hAnsi="Times New Roman" w:cs="Times New Roman"/>
        </w:rPr>
        <w:t>image classification</w:t>
      </w:r>
      <w:r w:rsidRPr="00810001">
        <w:rPr>
          <w:rFonts w:ascii="Times New Roman" w:hAnsi="Times New Roman" w:cs="Times New Roman"/>
        </w:rPr>
        <w:t xml:space="preserve"> model for classification.</w:t>
      </w:r>
    </w:p>
    <w:p w:rsidR="00810001" w:rsidRDefault="00810001" w14:paraId="2B33CEA7" w14:textId="7FF1C8BD">
      <w:pPr>
        <w:pStyle w:val="ListParagraph"/>
        <w:numPr>
          <w:ilvl w:val="2"/>
          <w:numId w:val="37"/>
        </w:numPr>
        <w:rPr>
          <w:rFonts w:ascii="Times New Roman" w:hAnsi="Times New Roman" w:cs="Times New Roman"/>
        </w:rPr>
      </w:pPr>
      <w:r w:rsidRPr="00810001">
        <w:rPr>
          <w:rFonts w:ascii="Times New Roman" w:hAnsi="Times New Roman" w:cs="Times New Roman"/>
        </w:rPr>
        <w:t xml:space="preserve">Updates classification results to the </w:t>
      </w:r>
      <w:proofErr w:type="spellStart"/>
      <w:r w:rsidRPr="00810001">
        <w:rPr>
          <w:rFonts w:ascii="Times New Roman" w:hAnsi="Times New Roman" w:cs="Times New Roman"/>
        </w:rPr>
        <w:t>classificationResult</w:t>
      </w:r>
      <w:proofErr w:type="spellEnd"/>
      <w:r w:rsidRPr="00810001">
        <w:rPr>
          <w:rFonts w:ascii="Times New Roman" w:hAnsi="Times New Roman" w:cs="Times New Roman"/>
        </w:rPr>
        <w:t xml:space="preserve"> global variable for further use.</w:t>
      </w:r>
    </w:p>
    <w:p w:rsidRPr="00D019EA" w:rsidR="00810001" w:rsidP="00810001" w:rsidRDefault="00DE202D" w14:paraId="472E7560" w14:textId="432FC4CB">
      <w:pPr>
        <w:pStyle w:val="ListParagraph"/>
        <w:numPr>
          <w:ilvl w:val="0"/>
          <w:numId w:val="37"/>
        </w:numPr>
        <w:rPr>
          <w:rFonts w:ascii="Times New Roman" w:hAnsi="Times New Roman" w:cs="Times New Roman"/>
          <w:b/>
          <w:bCs/>
        </w:rPr>
      </w:pPr>
      <w:proofErr w:type="spellStart"/>
      <w:r w:rsidRPr="00D019EA">
        <w:rPr>
          <w:rFonts w:ascii="Times New Roman" w:hAnsi="Times New Roman" w:cs="Times New Roman"/>
          <w:b/>
          <w:bCs/>
        </w:rPr>
        <w:t>randomizePosition</w:t>
      </w:r>
      <w:proofErr w:type="spellEnd"/>
      <w:r w:rsidRPr="00D019EA">
        <w:rPr>
          <w:rFonts w:ascii="Times New Roman" w:hAnsi="Times New Roman" w:cs="Times New Roman"/>
          <w:b/>
          <w:bCs/>
        </w:rPr>
        <w:t>:</w:t>
      </w:r>
    </w:p>
    <w:p w:rsidR="00DE202D" w:rsidP="00DE202D" w:rsidRDefault="00DE202D" w14:paraId="237701E3" w14:textId="2662D796">
      <w:pPr>
        <w:pStyle w:val="ListParagraph"/>
        <w:numPr>
          <w:ilvl w:val="1"/>
          <w:numId w:val="37"/>
        </w:numPr>
        <w:rPr>
          <w:rFonts w:ascii="Times New Roman" w:hAnsi="Times New Roman" w:cs="Times New Roman"/>
        </w:rPr>
      </w:pPr>
      <w:r w:rsidRPr="00037B4B">
        <w:rPr>
          <w:rFonts w:ascii="Times New Roman" w:hAnsi="Times New Roman" w:cs="Times New Roman"/>
          <w:b/>
          <w:bCs/>
        </w:rPr>
        <w:t>Description</w:t>
      </w:r>
      <w:r>
        <w:rPr>
          <w:rFonts w:ascii="Times New Roman" w:hAnsi="Times New Roman" w:cs="Times New Roman"/>
        </w:rPr>
        <w:t>: This method takes Position data from the device’s GPS and then randomizes it within a provided radius.</w:t>
      </w:r>
    </w:p>
    <w:p w:rsidR="008740BA" w:rsidP="00DE202D" w:rsidRDefault="008740BA" w14:paraId="77F80573" w14:textId="403EC42F">
      <w:pPr>
        <w:pStyle w:val="ListParagraph"/>
        <w:numPr>
          <w:ilvl w:val="1"/>
          <w:numId w:val="37"/>
        </w:numPr>
        <w:rPr>
          <w:rFonts w:ascii="Times New Roman" w:hAnsi="Times New Roman" w:cs="Times New Roman"/>
        </w:rPr>
      </w:pPr>
      <w:r w:rsidRPr="00037B4B">
        <w:rPr>
          <w:rFonts w:ascii="Times New Roman" w:hAnsi="Times New Roman" w:cs="Times New Roman"/>
          <w:b/>
          <w:bCs/>
        </w:rPr>
        <w:t>Return Type:</w:t>
      </w:r>
      <w:r>
        <w:rPr>
          <w:rFonts w:ascii="Times New Roman" w:hAnsi="Times New Roman" w:cs="Times New Roman"/>
        </w:rPr>
        <w:t xml:space="preserve"> Position</w:t>
      </w:r>
    </w:p>
    <w:p w:rsidRPr="00037B4B" w:rsidR="000D4D99" w:rsidP="00DE202D" w:rsidRDefault="000D4D99" w14:paraId="6FDC6A07" w14:textId="0D9C4FE6">
      <w:pPr>
        <w:pStyle w:val="ListParagraph"/>
        <w:numPr>
          <w:ilvl w:val="1"/>
          <w:numId w:val="37"/>
        </w:numPr>
        <w:rPr>
          <w:rFonts w:ascii="Times New Roman" w:hAnsi="Times New Roman" w:cs="Times New Roman"/>
          <w:b/>
          <w:bCs/>
        </w:rPr>
      </w:pPr>
      <w:r w:rsidRPr="00037B4B">
        <w:rPr>
          <w:rFonts w:ascii="Times New Roman" w:hAnsi="Times New Roman" w:cs="Times New Roman"/>
          <w:b/>
          <w:bCs/>
        </w:rPr>
        <w:t>Services Provided:</w:t>
      </w:r>
    </w:p>
    <w:p w:rsidRPr="00810001" w:rsidR="000D4D99" w:rsidP="000D4D99" w:rsidRDefault="000D4D99" w14:paraId="04DE90B8" w14:textId="630B0672">
      <w:pPr>
        <w:pStyle w:val="ListParagraph"/>
        <w:numPr>
          <w:ilvl w:val="2"/>
          <w:numId w:val="37"/>
        </w:numPr>
        <w:rPr>
          <w:rFonts w:ascii="Times New Roman" w:hAnsi="Times New Roman" w:cs="Times New Roman"/>
        </w:rPr>
      </w:pPr>
      <w:r>
        <w:rPr>
          <w:rFonts w:ascii="Times New Roman" w:hAnsi="Times New Roman" w:cs="Times New Roman"/>
        </w:rPr>
        <w:t>Randomizes the location latitude and longitude within a provided radius.</w:t>
      </w:r>
    </w:p>
    <w:p w:rsidR="00CD1AE4" w:rsidP="00CD1AE4" w:rsidRDefault="00CD1AE4" w14:paraId="547E3EA7" w14:textId="7882EC3B">
      <w:pPr>
        <w:rPr>
          <w:rFonts w:ascii="Times New Roman" w:hAnsi="Times New Roman" w:cs="Times New Roman"/>
          <w:b/>
          <w:bCs/>
          <w:sz w:val="28"/>
          <w:szCs w:val="28"/>
        </w:rPr>
      </w:pPr>
      <w:r>
        <w:rPr>
          <w:rFonts w:ascii="Times New Roman" w:hAnsi="Times New Roman" w:cs="Times New Roman"/>
          <w:b/>
          <w:bCs/>
          <w:sz w:val="28"/>
          <w:szCs w:val="28"/>
        </w:rPr>
        <w:t>4.1.3. Local Storage Module</w:t>
      </w:r>
    </w:p>
    <w:p w:rsidRPr="006043D0" w:rsidR="00FA756A" w:rsidP="00FA756A" w:rsidRDefault="00FA756A" w14:paraId="7B423E1F" w14:textId="0166E5FE">
      <w:pPr>
        <w:rPr>
          <w:rFonts w:ascii="Times New Roman" w:hAnsi="Times New Roman" w:cs="Times New Roman"/>
        </w:rPr>
      </w:pPr>
      <w:r>
        <w:rPr>
          <w:rFonts w:ascii="Times New Roman" w:hAnsi="Times New Roman" w:cs="Times New Roman"/>
          <w:b/>
          <w:bCs/>
        </w:rPr>
        <w:t>Description</w:t>
      </w:r>
    </w:p>
    <w:p w:rsidRPr="00C04BFC" w:rsidR="00C04BFC" w:rsidP="00FA756A" w:rsidRDefault="00C04BFC" w14:paraId="41DD2CDC" w14:textId="44464311">
      <w:pPr>
        <w:rPr>
          <w:rFonts w:ascii="Times New Roman" w:hAnsi="Times New Roman" w:cs="Times New Roman"/>
        </w:rPr>
      </w:pPr>
      <w:r w:rsidRPr="006043D0">
        <w:rPr>
          <w:rFonts w:ascii="Times New Roman" w:hAnsi="Times New Roman" w:cs="Times New Roman"/>
        </w:rPr>
        <w:tab/>
      </w:r>
      <w:r w:rsidRPr="006043D0" w:rsidR="0033274C">
        <w:rPr>
          <w:rFonts w:ascii="Times New Roman" w:hAnsi="Times New Roman" w:cs="Times New Roman"/>
        </w:rPr>
        <w:t xml:space="preserve">This module is responsible for saving the results obtained from the Classify Image module into </w:t>
      </w:r>
      <w:r w:rsidRPr="006043D0" w:rsidR="00D539A8">
        <w:rPr>
          <w:rFonts w:ascii="Times New Roman" w:hAnsi="Times New Roman" w:cs="Times New Roman"/>
        </w:rPr>
        <w:t>local storage</w:t>
      </w:r>
      <w:r w:rsidR="00773679">
        <w:rPr>
          <w:rFonts w:ascii="Times New Roman" w:hAnsi="Times New Roman" w:cs="Times New Roman"/>
        </w:rPr>
        <w:t>.</w:t>
      </w:r>
      <w:r w:rsidRPr="00A328E3" w:rsidR="00D539A8">
        <w:rPr>
          <w:rFonts w:ascii="Times New Roman" w:hAnsi="Times New Roman" w:cs="Times New Roman"/>
        </w:rPr>
        <w:t xml:space="preserve"> </w:t>
      </w:r>
      <w:r w:rsidR="00773679">
        <w:rPr>
          <w:rFonts w:ascii="Times New Roman" w:hAnsi="Times New Roman" w:cs="Times New Roman"/>
        </w:rPr>
        <w:t>I</w:t>
      </w:r>
      <w:r w:rsidRPr="00A328E3" w:rsidR="00D539A8">
        <w:rPr>
          <w:rFonts w:ascii="Times New Roman" w:hAnsi="Times New Roman" w:cs="Times New Roman"/>
        </w:rPr>
        <w:t>t</w:t>
      </w:r>
      <w:r w:rsidRPr="006043D0" w:rsidR="00D539A8">
        <w:rPr>
          <w:rFonts w:ascii="Times New Roman" w:hAnsi="Times New Roman" w:cs="Times New Roman"/>
        </w:rPr>
        <w:t xml:space="preserve"> saves all the classification results, location data</w:t>
      </w:r>
      <w:r w:rsidR="00773679">
        <w:rPr>
          <w:rFonts w:ascii="Times New Roman" w:hAnsi="Times New Roman" w:cs="Times New Roman"/>
        </w:rPr>
        <w:t>,</w:t>
      </w:r>
      <w:r w:rsidRPr="006043D0" w:rsidR="00D539A8">
        <w:rPr>
          <w:rFonts w:ascii="Times New Roman" w:hAnsi="Times New Roman" w:cs="Times New Roman"/>
        </w:rPr>
        <w:t xml:space="preserve"> and image data</w:t>
      </w:r>
      <w:r w:rsidR="00773679">
        <w:rPr>
          <w:rFonts w:ascii="Times New Roman" w:hAnsi="Times New Roman" w:cs="Times New Roman"/>
        </w:rPr>
        <w:t xml:space="preserve"> </w:t>
      </w:r>
      <w:r w:rsidR="00CE725E">
        <w:rPr>
          <w:rFonts w:ascii="Times New Roman" w:hAnsi="Times New Roman" w:cs="Times New Roman"/>
        </w:rPr>
        <w:t xml:space="preserve">into a </w:t>
      </w:r>
      <w:r w:rsidR="00B20C67">
        <w:rPr>
          <w:rFonts w:ascii="Times New Roman" w:hAnsi="Times New Roman" w:cs="Times New Roman"/>
        </w:rPr>
        <w:t>Hive Box</w:t>
      </w:r>
      <w:r w:rsidR="00CE725E">
        <w:rPr>
          <w:rFonts w:ascii="Times New Roman" w:hAnsi="Times New Roman" w:cs="Times New Roman"/>
        </w:rPr>
        <w:t xml:space="preserve"> </w:t>
      </w:r>
      <w:r w:rsidR="00773679">
        <w:rPr>
          <w:rFonts w:ascii="Times New Roman" w:hAnsi="Times New Roman" w:cs="Times New Roman"/>
        </w:rPr>
        <w:t>using a NoSQL database</w:t>
      </w:r>
      <w:r w:rsidRPr="006043D0" w:rsidR="006043D0">
        <w:rPr>
          <w:rFonts w:ascii="Times New Roman" w:hAnsi="Times New Roman" w:cs="Times New Roman"/>
        </w:rPr>
        <w:t>.</w:t>
      </w:r>
      <w:r w:rsidR="00B20C67">
        <w:rPr>
          <w:rFonts w:ascii="Times New Roman" w:hAnsi="Times New Roman" w:cs="Times New Roman"/>
        </w:rPr>
        <w:t xml:space="preserve"> </w:t>
      </w:r>
      <w:r w:rsidR="004F53ED">
        <w:rPr>
          <w:rFonts w:ascii="Times New Roman" w:hAnsi="Times New Roman" w:cs="Times New Roman"/>
        </w:rPr>
        <w:t xml:space="preserve">Hive </w:t>
      </w:r>
      <w:r w:rsidR="00B20C67">
        <w:rPr>
          <w:rFonts w:ascii="Times New Roman" w:hAnsi="Times New Roman" w:cs="Times New Roman"/>
        </w:rPr>
        <w:t>is a NoSQL key-value</w:t>
      </w:r>
      <w:r w:rsidR="00CE725E">
        <w:rPr>
          <w:rFonts w:ascii="Times New Roman" w:hAnsi="Times New Roman" w:cs="Times New Roman"/>
        </w:rPr>
        <w:t>-</w:t>
      </w:r>
      <w:r w:rsidR="00B20C67">
        <w:rPr>
          <w:rFonts w:ascii="Times New Roman" w:hAnsi="Times New Roman" w:cs="Times New Roman"/>
        </w:rPr>
        <w:t>based database</w:t>
      </w:r>
      <w:r w:rsidR="004F53ED">
        <w:rPr>
          <w:rFonts w:ascii="Times New Roman" w:hAnsi="Times New Roman" w:cs="Times New Roman"/>
        </w:rPr>
        <w:t xml:space="preserve">, and Box is a predefined collection where data </w:t>
      </w:r>
      <w:r w:rsidR="00CE725E">
        <w:rPr>
          <w:rFonts w:ascii="Times New Roman" w:hAnsi="Times New Roman" w:cs="Times New Roman"/>
        </w:rPr>
        <w:t>is</w:t>
      </w:r>
      <w:r w:rsidR="004F53ED">
        <w:rPr>
          <w:rFonts w:ascii="Times New Roman" w:hAnsi="Times New Roman" w:cs="Times New Roman"/>
        </w:rPr>
        <w:t xml:space="preserve"> saved. </w:t>
      </w:r>
      <w:r w:rsidRPr="006043D0" w:rsidR="006043D0">
        <w:rPr>
          <w:rFonts w:ascii="Times New Roman" w:hAnsi="Times New Roman" w:cs="Times New Roman"/>
        </w:rPr>
        <w:t>It is all stored in a persistent format so it can be retrieved even when the application is offline.</w:t>
      </w:r>
      <w:r w:rsidR="0033274C">
        <w:rPr>
          <w:rFonts w:ascii="Times New Roman" w:hAnsi="Times New Roman" w:cs="Times New Roman"/>
          <w:b/>
          <w:bCs/>
        </w:rPr>
        <w:t xml:space="preserve"> </w:t>
      </w:r>
    </w:p>
    <w:p w:rsidR="001E2380" w:rsidP="001E2380" w:rsidRDefault="00FA756A" w14:paraId="6F1E3C3E" w14:textId="6391F2A6">
      <w:pPr>
        <w:keepNext/>
      </w:pPr>
      <w:r>
        <w:rPr>
          <w:rFonts w:ascii="Times New Roman" w:hAnsi="Times New Roman" w:cs="Times New Roman"/>
          <w:b/>
          <w:bCs/>
        </w:rPr>
        <w:t>UML Diagram</w:t>
      </w:r>
      <w:r w:rsidR="002A4E63">
        <w:rPr>
          <w:rFonts w:ascii="Times New Roman" w:hAnsi="Times New Roman" w:cs="Times New Roman"/>
          <w:b/>
          <w:bCs/>
          <w:noProof/>
        </w:rPr>
        <w:drawing>
          <wp:inline distT="0" distB="0" distL="0" distR="0" wp14:anchorId="5C9D87F1" wp14:editId="690DD3AA">
            <wp:extent cx="5939155" cy="2670810"/>
            <wp:effectExtent l="0" t="0" r="4445" b="0"/>
            <wp:docPr id="21031308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2670810"/>
                    </a:xfrm>
                    <a:prstGeom prst="rect">
                      <a:avLst/>
                    </a:prstGeom>
                    <a:noFill/>
                    <a:ln>
                      <a:noFill/>
                    </a:ln>
                  </pic:spPr>
                </pic:pic>
              </a:graphicData>
            </a:graphic>
          </wp:inline>
        </w:drawing>
      </w:r>
    </w:p>
    <w:p w:rsidR="00FA756A" w:rsidP="001E2380" w:rsidRDefault="001E2380" w14:paraId="37562446" w14:textId="2CC1859D">
      <w:pPr>
        <w:pStyle w:val="Caption"/>
        <w:jc w:val="center"/>
        <w:rPr>
          <w:color w:val="auto"/>
        </w:rPr>
      </w:pPr>
      <w:r w:rsidRPr="001E2380">
        <w:rPr>
          <w:color w:val="auto"/>
        </w:rPr>
        <w:t xml:space="preserve">Figure </w:t>
      </w:r>
      <w:r w:rsidRPr="001E2380">
        <w:rPr>
          <w:color w:val="auto"/>
        </w:rPr>
        <w:fldChar w:fldCharType="begin"/>
      </w:r>
      <w:r w:rsidRPr="001E2380">
        <w:rPr>
          <w:color w:val="auto"/>
        </w:rPr>
        <w:instrText xml:space="preserve"> SEQ Figure \* ARABIC </w:instrText>
      </w:r>
      <w:r w:rsidRPr="001E2380">
        <w:rPr>
          <w:color w:val="auto"/>
        </w:rPr>
        <w:fldChar w:fldCharType="separate"/>
      </w:r>
      <w:r w:rsidR="00691259">
        <w:rPr>
          <w:noProof/>
          <w:color w:val="auto"/>
        </w:rPr>
        <w:t>5</w:t>
      </w:r>
      <w:r w:rsidRPr="001E2380">
        <w:rPr>
          <w:color w:val="auto"/>
        </w:rPr>
        <w:fldChar w:fldCharType="end"/>
      </w:r>
      <w:r w:rsidRPr="001E2380">
        <w:rPr>
          <w:color w:val="auto"/>
        </w:rPr>
        <w:t>: Local Storage module UML class diagram</w:t>
      </w:r>
      <w:r w:rsidRPr="001E2380" w:rsidR="00CE725E">
        <w:rPr>
          <w:color w:val="auto"/>
        </w:rPr>
        <w:t>.</w:t>
      </w:r>
    </w:p>
    <w:p w:rsidR="006043D0" w:rsidP="006043D0" w:rsidRDefault="006043D0" w14:paraId="6624CA15" w14:textId="7116BF0B">
      <w:pPr>
        <w:rPr>
          <w:rFonts w:ascii="Times New Roman" w:hAnsi="Times New Roman" w:cs="Times New Roman"/>
          <w:b/>
          <w:bCs/>
        </w:rPr>
      </w:pPr>
      <w:r>
        <w:rPr>
          <w:rFonts w:ascii="Times New Roman" w:hAnsi="Times New Roman" w:cs="Times New Roman"/>
          <w:b/>
          <w:bCs/>
        </w:rPr>
        <w:t>Public Interface Details</w:t>
      </w:r>
    </w:p>
    <w:p w:rsidR="00557E32" w:rsidP="00557E32" w:rsidRDefault="000B538A" w14:paraId="218CC351" w14:textId="70402AC1">
      <w:pPr>
        <w:pStyle w:val="ListParagraph"/>
        <w:numPr>
          <w:ilvl w:val="0"/>
          <w:numId w:val="38"/>
        </w:numPr>
        <w:rPr>
          <w:rFonts w:ascii="Times New Roman" w:hAnsi="Times New Roman" w:cs="Times New Roman"/>
          <w:b/>
          <w:bCs/>
        </w:rPr>
      </w:pPr>
      <w:proofErr w:type="spellStart"/>
      <w:r w:rsidRPr="000B538A">
        <w:rPr>
          <w:rFonts w:ascii="Times New Roman" w:hAnsi="Times New Roman" w:cs="Times New Roman"/>
          <w:b/>
          <w:bCs/>
        </w:rPr>
        <w:t>saveClassificationLocally</w:t>
      </w:r>
      <w:proofErr w:type="spellEnd"/>
    </w:p>
    <w:p w:rsidRPr="00893FAF" w:rsidR="00893FAF" w:rsidP="000B538A" w:rsidRDefault="000B538A" w14:paraId="2B0A59DF" w14:textId="2964A75A">
      <w:pPr>
        <w:pStyle w:val="ListParagraph"/>
        <w:numPr>
          <w:ilvl w:val="1"/>
          <w:numId w:val="38"/>
        </w:numPr>
        <w:rPr>
          <w:rFonts w:ascii="Times New Roman" w:hAnsi="Times New Roman" w:cs="Times New Roman"/>
          <w:b/>
          <w:bCs/>
        </w:rPr>
      </w:pPr>
      <w:r>
        <w:rPr>
          <w:rFonts w:ascii="Times New Roman" w:hAnsi="Times New Roman" w:cs="Times New Roman"/>
          <w:b/>
          <w:bCs/>
        </w:rPr>
        <w:t xml:space="preserve">Description: </w:t>
      </w:r>
      <w:r>
        <w:rPr>
          <w:rFonts w:ascii="Times New Roman" w:hAnsi="Times New Roman" w:cs="Times New Roman"/>
        </w:rPr>
        <w:t>This method saves the classification results obtained from the previous module</w:t>
      </w:r>
      <w:r w:rsidR="00893FAF">
        <w:rPr>
          <w:rFonts w:ascii="Times New Roman" w:hAnsi="Times New Roman" w:cs="Times New Roman"/>
        </w:rPr>
        <w:t xml:space="preserve">. The module gets data in a Map&lt;String, dynamic&gt; format and it saves all the data locally in </w:t>
      </w:r>
      <w:r w:rsidR="00CE725E">
        <w:rPr>
          <w:rFonts w:ascii="Times New Roman" w:hAnsi="Times New Roman" w:cs="Times New Roman"/>
        </w:rPr>
        <w:t>the </w:t>
      </w:r>
      <w:r w:rsidR="00893FAF">
        <w:rPr>
          <w:rFonts w:ascii="Times New Roman" w:hAnsi="Times New Roman" w:cs="Times New Roman"/>
        </w:rPr>
        <w:t>device using Hive.</w:t>
      </w:r>
    </w:p>
    <w:p w:rsidRPr="004C2587" w:rsidR="004C2587" w:rsidP="000B538A" w:rsidRDefault="004C2587" w14:paraId="0C3F650B" w14:textId="77777777">
      <w:pPr>
        <w:pStyle w:val="ListParagraph"/>
        <w:numPr>
          <w:ilvl w:val="1"/>
          <w:numId w:val="38"/>
        </w:numPr>
        <w:rPr>
          <w:rFonts w:ascii="Times New Roman" w:hAnsi="Times New Roman" w:cs="Times New Roman"/>
          <w:b/>
          <w:bCs/>
        </w:rPr>
      </w:pPr>
      <w:r>
        <w:rPr>
          <w:rFonts w:ascii="Times New Roman" w:hAnsi="Times New Roman" w:cs="Times New Roman"/>
          <w:b/>
          <w:bCs/>
        </w:rPr>
        <w:t>Return Type:</w:t>
      </w:r>
      <w:r>
        <w:rPr>
          <w:rFonts w:ascii="Times New Roman" w:hAnsi="Times New Roman" w:cs="Times New Roman"/>
        </w:rPr>
        <w:t xml:space="preserve"> Future&lt;void&gt;</w:t>
      </w:r>
    </w:p>
    <w:p w:rsidR="004C2587" w:rsidP="000B538A" w:rsidRDefault="004C2587" w14:paraId="48D5FF85" w14:textId="7A8A2C88">
      <w:pPr>
        <w:pStyle w:val="ListParagraph"/>
        <w:numPr>
          <w:ilvl w:val="1"/>
          <w:numId w:val="38"/>
        </w:numPr>
        <w:rPr>
          <w:rFonts w:ascii="Times New Roman" w:hAnsi="Times New Roman" w:cs="Times New Roman"/>
          <w:b/>
          <w:bCs/>
        </w:rPr>
      </w:pPr>
      <w:r>
        <w:rPr>
          <w:rFonts w:ascii="Times New Roman" w:hAnsi="Times New Roman" w:cs="Times New Roman"/>
          <w:b/>
          <w:bCs/>
        </w:rPr>
        <w:t>Services Provided</w:t>
      </w:r>
      <w:r w:rsidR="007B6495">
        <w:rPr>
          <w:rFonts w:ascii="Times New Roman" w:hAnsi="Times New Roman" w:cs="Times New Roman"/>
          <w:b/>
          <w:bCs/>
        </w:rPr>
        <w:t>:</w:t>
      </w:r>
    </w:p>
    <w:p w:rsidRPr="00BE3A3E" w:rsidR="00BE3A3E" w:rsidP="004C2587" w:rsidRDefault="004C2587" w14:paraId="2511277B" w14:textId="4FA12619">
      <w:pPr>
        <w:pStyle w:val="ListParagraph"/>
        <w:numPr>
          <w:ilvl w:val="2"/>
          <w:numId w:val="38"/>
        </w:numPr>
        <w:rPr>
          <w:rFonts w:ascii="Times New Roman" w:hAnsi="Times New Roman" w:cs="Times New Roman"/>
          <w:b/>
          <w:bCs/>
        </w:rPr>
      </w:pPr>
      <w:r w:rsidRPr="004C2587">
        <w:rPr>
          <w:rFonts w:ascii="Times New Roman" w:hAnsi="Times New Roman" w:cs="Times New Roman"/>
        </w:rPr>
        <w:t>Stores the classification results, which include the predicted label and confidence score</w:t>
      </w:r>
      <w:r>
        <w:rPr>
          <w:rFonts w:ascii="Times New Roman" w:hAnsi="Times New Roman" w:cs="Times New Roman"/>
        </w:rPr>
        <w:t>, location data</w:t>
      </w:r>
      <w:r w:rsidR="00CE725E">
        <w:rPr>
          <w:rFonts w:ascii="Times New Roman" w:hAnsi="Times New Roman" w:cs="Times New Roman"/>
        </w:rPr>
        <w:t>,</w:t>
      </w:r>
      <w:r>
        <w:rPr>
          <w:rFonts w:ascii="Times New Roman" w:hAnsi="Times New Roman" w:cs="Times New Roman"/>
        </w:rPr>
        <w:t xml:space="preserve"> and image file path</w:t>
      </w:r>
      <w:r w:rsidRPr="004C2587">
        <w:rPr>
          <w:rFonts w:ascii="Times New Roman" w:hAnsi="Times New Roman" w:cs="Times New Roman"/>
        </w:rPr>
        <w:t>.</w:t>
      </w:r>
    </w:p>
    <w:p w:rsidRPr="00BE3A3E" w:rsidR="00FA756A" w:rsidRDefault="00BE3A3E" w14:paraId="42F63B00" w14:textId="781F505B">
      <w:pPr>
        <w:pStyle w:val="ListParagraph"/>
        <w:numPr>
          <w:ilvl w:val="2"/>
          <w:numId w:val="38"/>
        </w:numPr>
        <w:rPr>
          <w:rFonts w:ascii="Times New Roman" w:hAnsi="Times New Roman" w:cs="Times New Roman"/>
          <w:b/>
          <w:bCs/>
          <w:sz w:val="28"/>
          <w:szCs w:val="28"/>
        </w:rPr>
      </w:pPr>
      <w:r w:rsidRPr="00BE3A3E">
        <w:rPr>
          <w:rFonts w:ascii="Times New Roman" w:hAnsi="Times New Roman" w:cs="Times New Roman"/>
        </w:rPr>
        <w:t>Saves data in a persistent format, ensuring results are retained even when the app is closed, or the device goes offline.</w:t>
      </w:r>
      <w:r w:rsidRPr="00BE3A3E" w:rsidR="000B538A">
        <w:rPr>
          <w:rFonts w:ascii="Times New Roman" w:hAnsi="Times New Roman" w:cs="Times New Roman"/>
        </w:rPr>
        <w:t xml:space="preserve"> </w:t>
      </w:r>
    </w:p>
    <w:p w:rsidR="00CD1AE4" w:rsidP="00CD1AE4" w:rsidRDefault="00CD1AE4" w14:paraId="2D9B3D60" w14:textId="72E1704F">
      <w:pPr>
        <w:rPr>
          <w:rFonts w:ascii="Times New Roman" w:hAnsi="Times New Roman" w:cs="Times New Roman"/>
          <w:b/>
          <w:bCs/>
          <w:sz w:val="28"/>
          <w:szCs w:val="28"/>
        </w:rPr>
      </w:pPr>
      <w:r>
        <w:rPr>
          <w:rFonts w:ascii="Times New Roman" w:hAnsi="Times New Roman" w:cs="Times New Roman"/>
          <w:b/>
          <w:bCs/>
          <w:sz w:val="28"/>
          <w:szCs w:val="28"/>
        </w:rPr>
        <w:t>4.1.</w:t>
      </w:r>
      <w:r w:rsidR="009F6DDE">
        <w:rPr>
          <w:rFonts w:ascii="Times New Roman" w:hAnsi="Times New Roman" w:cs="Times New Roman"/>
          <w:b/>
          <w:bCs/>
          <w:sz w:val="28"/>
          <w:szCs w:val="28"/>
        </w:rPr>
        <w:t>4</w:t>
      </w:r>
      <w:r>
        <w:rPr>
          <w:rFonts w:ascii="Times New Roman" w:hAnsi="Times New Roman" w:cs="Times New Roman"/>
          <w:b/>
          <w:bCs/>
          <w:sz w:val="28"/>
          <w:szCs w:val="28"/>
        </w:rPr>
        <w:t xml:space="preserve">. </w:t>
      </w:r>
      <w:r w:rsidR="009F6DDE">
        <w:rPr>
          <w:rFonts w:ascii="Times New Roman" w:hAnsi="Times New Roman" w:cs="Times New Roman"/>
          <w:b/>
          <w:bCs/>
          <w:sz w:val="28"/>
          <w:szCs w:val="28"/>
        </w:rPr>
        <w:t>Local Storage Query</w:t>
      </w:r>
      <w:r>
        <w:rPr>
          <w:rFonts w:ascii="Times New Roman" w:hAnsi="Times New Roman" w:cs="Times New Roman"/>
          <w:b/>
          <w:bCs/>
          <w:sz w:val="28"/>
          <w:szCs w:val="28"/>
        </w:rPr>
        <w:t xml:space="preserve"> Module</w:t>
      </w:r>
    </w:p>
    <w:p w:rsidR="002F0F6D" w:rsidP="002F0F6D" w:rsidRDefault="002F0F6D" w14:paraId="6C674336" w14:textId="2CD9E255">
      <w:pPr>
        <w:rPr>
          <w:rFonts w:ascii="Times New Roman" w:hAnsi="Times New Roman" w:cs="Times New Roman"/>
          <w:b/>
          <w:bCs/>
        </w:rPr>
      </w:pPr>
      <w:r>
        <w:rPr>
          <w:rFonts w:ascii="Times New Roman" w:hAnsi="Times New Roman" w:cs="Times New Roman"/>
          <w:b/>
          <w:bCs/>
        </w:rPr>
        <w:t>Description</w:t>
      </w:r>
    </w:p>
    <w:p w:rsidRPr="00441D44" w:rsidR="007B6495" w:rsidP="002F0F6D" w:rsidRDefault="00441D44" w14:paraId="08C56860" w14:textId="77777777">
      <w:pPr>
        <w:rPr>
          <w:rFonts w:ascii="Times New Roman" w:hAnsi="Times New Roman" w:cs="Times New Roman"/>
        </w:rPr>
      </w:pPr>
      <w:r w:rsidRPr="00441D44">
        <w:rPr>
          <w:rFonts w:ascii="Times New Roman" w:hAnsi="Times New Roman" w:cs="Times New Roman"/>
        </w:rPr>
        <w:tab/>
      </w:r>
      <w:r w:rsidR="00B07ECA">
        <w:rPr>
          <w:rFonts w:ascii="Times New Roman" w:hAnsi="Times New Roman" w:cs="Times New Roman"/>
        </w:rPr>
        <w:t>The </w:t>
      </w:r>
      <w:r w:rsidRPr="00441D44" w:rsidR="003E015D">
        <w:rPr>
          <w:rFonts w:ascii="Times New Roman" w:hAnsi="Times New Roman" w:cs="Times New Roman"/>
        </w:rPr>
        <w:t>Local Storage Query Module</w:t>
      </w:r>
      <w:r w:rsidRPr="00441D44">
        <w:rPr>
          <w:rFonts w:ascii="Times New Roman" w:hAnsi="Times New Roman" w:cs="Times New Roman"/>
        </w:rPr>
        <w:t xml:space="preserve"> is the module responsible for querying all the saved classification data from local </w:t>
      </w:r>
      <w:r w:rsidRPr="00441D44" w:rsidR="00B20C67">
        <w:rPr>
          <w:rFonts w:ascii="Times New Roman" w:hAnsi="Times New Roman" w:cs="Times New Roman"/>
        </w:rPr>
        <w:t>storage.</w:t>
      </w:r>
      <w:r w:rsidR="00B20C67">
        <w:rPr>
          <w:rFonts w:ascii="Times New Roman" w:hAnsi="Times New Roman" w:cs="Times New Roman"/>
        </w:rPr>
        <w:t xml:space="preserve"> The data </w:t>
      </w:r>
      <w:r w:rsidR="000642E0">
        <w:rPr>
          <w:rFonts w:ascii="Times New Roman" w:hAnsi="Times New Roman" w:cs="Times New Roman"/>
        </w:rPr>
        <w:t>is</w:t>
      </w:r>
      <w:r w:rsidR="00B20C67">
        <w:rPr>
          <w:rFonts w:ascii="Times New Roman" w:hAnsi="Times New Roman" w:cs="Times New Roman"/>
        </w:rPr>
        <w:t xml:space="preserve"> stored in Hive Box, which </w:t>
      </w:r>
      <w:r w:rsidR="000642E0">
        <w:rPr>
          <w:rFonts w:ascii="Times New Roman" w:hAnsi="Times New Roman" w:cs="Times New Roman"/>
        </w:rPr>
        <w:t>retrieves data</w:t>
      </w:r>
      <w:r w:rsidR="00B20C67">
        <w:rPr>
          <w:rFonts w:ascii="Times New Roman" w:hAnsi="Times New Roman" w:cs="Times New Roman"/>
        </w:rPr>
        <w:t xml:space="preserve"> using a hardcoded box name</w:t>
      </w:r>
      <w:r w:rsidRPr="00441D44" w:rsidR="00CB49FA">
        <w:rPr>
          <w:rFonts w:ascii="Times New Roman" w:hAnsi="Times New Roman" w:cs="Times New Roman"/>
        </w:rPr>
        <w:t>. The</w:t>
      </w:r>
      <w:r w:rsidR="00B20C67">
        <w:rPr>
          <w:rFonts w:ascii="Times New Roman" w:hAnsi="Times New Roman" w:cs="Times New Roman"/>
        </w:rPr>
        <w:t xml:space="preserve"> module</w:t>
      </w:r>
      <w:r>
        <w:rPr>
          <w:rFonts w:ascii="Times New Roman" w:hAnsi="Times New Roman" w:cs="Times New Roman"/>
        </w:rPr>
        <w:t xml:space="preserve"> retrieves all the data saved using the Local Storage Module. </w:t>
      </w:r>
      <w:r w:rsidR="00345CB0">
        <w:rPr>
          <w:rFonts w:ascii="Times New Roman" w:hAnsi="Times New Roman" w:cs="Times New Roman"/>
        </w:rPr>
        <w:t xml:space="preserve">The results obtained from this module </w:t>
      </w:r>
      <w:r w:rsidR="008976A1">
        <w:rPr>
          <w:rFonts w:ascii="Times New Roman" w:hAnsi="Times New Roman" w:cs="Times New Roman"/>
        </w:rPr>
        <w:t xml:space="preserve">update the global variable </w:t>
      </w:r>
      <w:proofErr w:type="spellStart"/>
      <w:r w:rsidR="008976A1">
        <w:rPr>
          <w:rFonts w:ascii="Times New Roman" w:hAnsi="Times New Roman" w:cs="Times New Roman"/>
        </w:rPr>
        <w:t>localClassifications</w:t>
      </w:r>
      <w:proofErr w:type="spellEnd"/>
      <w:r w:rsidR="008976A1">
        <w:rPr>
          <w:rFonts w:ascii="Times New Roman" w:hAnsi="Times New Roman" w:cs="Times New Roman"/>
        </w:rPr>
        <w:t>, which can then be used to either display to the user or be uploaded to the cloud.</w:t>
      </w:r>
    </w:p>
    <w:p w:rsidRPr="00FB6A8F" w:rsidR="002F0F6D" w:rsidP="002F0F6D" w:rsidRDefault="002F0F6D" w14:paraId="65258B8B" w14:textId="79FA0CAE">
      <w:pPr>
        <w:rPr>
          <w:rFonts w:ascii="Times New Roman" w:hAnsi="Times New Roman" w:cs="Times New Roman"/>
        </w:rPr>
      </w:pPr>
      <w:r>
        <w:rPr>
          <w:rFonts w:ascii="Times New Roman" w:hAnsi="Times New Roman" w:cs="Times New Roman"/>
          <w:b/>
          <w:bCs/>
        </w:rPr>
        <w:t>UML Diagram</w:t>
      </w:r>
    </w:p>
    <w:p w:rsidR="00A328E3" w:rsidP="00A50AB1" w:rsidRDefault="002F0F6D" w14:paraId="43BAFF2F" w14:textId="590BF42B">
      <w:pPr>
        <w:keepNext/>
      </w:pPr>
      <w:r>
        <w:rPr>
          <w:rFonts w:ascii="Times New Roman" w:hAnsi="Times New Roman" w:cs="Times New Roman"/>
          <w:b/>
          <w:bCs/>
          <w:noProof/>
          <w:sz w:val="28"/>
          <w:szCs w:val="28"/>
        </w:rPr>
        <w:drawing>
          <wp:inline distT="0" distB="0" distL="0" distR="0" wp14:anchorId="6F2B1AAF" wp14:editId="6FAEA6EC">
            <wp:extent cx="5937250" cy="1295400"/>
            <wp:effectExtent l="0" t="0" r="6350" b="0"/>
            <wp:docPr id="2658396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rsidR="002F0F6D" w:rsidP="00A50AB1" w:rsidRDefault="00A50AB1" w14:paraId="59C1F88F" w14:textId="149F0D2E">
      <w:pPr>
        <w:pStyle w:val="Caption"/>
        <w:jc w:val="center"/>
        <w:rPr>
          <w:color w:val="auto"/>
        </w:rPr>
      </w:pPr>
      <w:r w:rsidRPr="00A50AB1">
        <w:rPr>
          <w:color w:val="auto"/>
        </w:rPr>
        <w:t xml:space="preserve">Figure </w:t>
      </w:r>
      <w:r w:rsidRPr="00A50AB1">
        <w:rPr>
          <w:color w:val="auto"/>
        </w:rPr>
        <w:fldChar w:fldCharType="begin"/>
      </w:r>
      <w:r w:rsidRPr="00A50AB1">
        <w:rPr>
          <w:color w:val="auto"/>
        </w:rPr>
        <w:instrText xml:space="preserve"> SEQ Figure \* ARABIC </w:instrText>
      </w:r>
      <w:r w:rsidRPr="00A50AB1">
        <w:rPr>
          <w:color w:val="auto"/>
        </w:rPr>
        <w:fldChar w:fldCharType="separate"/>
      </w:r>
      <w:r w:rsidR="00691259">
        <w:rPr>
          <w:noProof/>
          <w:color w:val="auto"/>
        </w:rPr>
        <w:t>6</w:t>
      </w:r>
      <w:r w:rsidRPr="00A50AB1">
        <w:rPr>
          <w:color w:val="auto"/>
        </w:rPr>
        <w:fldChar w:fldCharType="end"/>
      </w:r>
      <w:r w:rsidRPr="00A50AB1">
        <w:rPr>
          <w:color w:val="auto"/>
        </w:rPr>
        <w:t>: Local Storage Query module UML class diagram</w:t>
      </w:r>
      <w:r w:rsidRPr="00A50AB1" w:rsidR="000642E0">
        <w:rPr>
          <w:color w:val="auto"/>
        </w:rPr>
        <w:t>.</w:t>
      </w:r>
    </w:p>
    <w:p w:rsidR="003C6022" w:rsidP="003C6022" w:rsidRDefault="00A328E3" w14:paraId="141C3CE0" w14:textId="11627C8C">
      <w:pPr>
        <w:rPr>
          <w:rFonts w:ascii="Times New Roman" w:hAnsi="Times New Roman" w:cs="Times New Roman"/>
          <w:b/>
          <w:bCs/>
        </w:rPr>
      </w:pPr>
      <w:r>
        <w:rPr>
          <w:rFonts w:ascii="Times New Roman" w:hAnsi="Times New Roman" w:cs="Times New Roman"/>
          <w:b/>
          <w:bCs/>
        </w:rPr>
        <w:t xml:space="preserve">Public Interface </w:t>
      </w:r>
      <w:r w:rsidR="003C6022">
        <w:rPr>
          <w:rFonts w:ascii="Times New Roman" w:hAnsi="Times New Roman" w:cs="Times New Roman"/>
          <w:b/>
          <w:bCs/>
        </w:rPr>
        <w:t>Details</w:t>
      </w:r>
    </w:p>
    <w:p w:rsidR="003C6022" w:rsidP="003C6022" w:rsidRDefault="00002831" w14:paraId="71D9C6B6" w14:textId="6F87F364">
      <w:pPr>
        <w:pStyle w:val="ListParagraph"/>
        <w:numPr>
          <w:ilvl w:val="0"/>
          <w:numId w:val="40"/>
        </w:numPr>
        <w:rPr>
          <w:rFonts w:ascii="Times New Roman" w:hAnsi="Times New Roman" w:cs="Times New Roman"/>
          <w:b/>
          <w:bCs/>
        </w:rPr>
      </w:pPr>
      <w:proofErr w:type="spellStart"/>
      <w:r>
        <w:rPr>
          <w:rFonts w:ascii="Times New Roman" w:hAnsi="Times New Roman" w:cs="Times New Roman"/>
          <w:b/>
          <w:bCs/>
        </w:rPr>
        <w:t>loadClassificationsFromHive</w:t>
      </w:r>
      <w:proofErr w:type="spellEnd"/>
    </w:p>
    <w:p w:rsidRPr="00132369" w:rsidR="00002831" w:rsidP="00002831" w:rsidRDefault="00002831" w14:paraId="56ED0031" w14:textId="07B29CDF">
      <w:pPr>
        <w:pStyle w:val="ListParagraph"/>
        <w:numPr>
          <w:ilvl w:val="1"/>
          <w:numId w:val="40"/>
        </w:numPr>
        <w:rPr>
          <w:rFonts w:ascii="Times New Roman" w:hAnsi="Times New Roman" w:cs="Times New Roman"/>
          <w:b/>
          <w:bCs/>
        </w:rPr>
      </w:pPr>
      <w:r>
        <w:rPr>
          <w:rFonts w:ascii="Times New Roman" w:hAnsi="Times New Roman" w:cs="Times New Roman"/>
          <w:b/>
          <w:bCs/>
        </w:rPr>
        <w:t xml:space="preserve">Description: </w:t>
      </w:r>
      <w:r>
        <w:rPr>
          <w:rFonts w:ascii="Times New Roman" w:hAnsi="Times New Roman" w:cs="Times New Roman"/>
        </w:rPr>
        <w:t xml:space="preserve">This method </w:t>
      </w:r>
      <w:r w:rsidR="00132369">
        <w:rPr>
          <w:rFonts w:ascii="Times New Roman" w:hAnsi="Times New Roman" w:cs="Times New Roman"/>
        </w:rPr>
        <w:t>loads all the classifications that are on the Hive classifications Box</w:t>
      </w:r>
      <w:r w:rsidR="00CB49FA">
        <w:rPr>
          <w:rFonts w:ascii="Times New Roman" w:hAnsi="Times New Roman" w:cs="Times New Roman"/>
        </w:rPr>
        <w:t xml:space="preserve">, </w:t>
      </w:r>
      <w:r w:rsidR="00D3216D">
        <w:rPr>
          <w:rFonts w:ascii="Times New Roman" w:hAnsi="Times New Roman" w:cs="Times New Roman"/>
        </w:rPr>
        <w:t>and </w:t>
      </w:r>
      <w:r w:rsidR="00CB49FA">
        <w:rPr>
          <w:rFonts w:ascii="Times New Roman" w:hAnsi="Times New Roman" w:cs="Times New Roman"/>
        </w:rPr>
        <w:t xml:space="preserve">then updates the </w:t>
      </w:r>
      <w:proofErr w:type="spellStart"/>
      <w:r w:rsidR="00CB49FA">
        <w:rPr>
          <w:rFonts w:ascii="Times New Roman" w:hAnsi="Times New Roman" w:cs="Times New Roman"/>
        </w:rPr>
        <w:t>localClassifications</w:t>
      </w:r>
      <w:proofErr w:type="spellEnd"/>
      <w:r w:rsidR="00CB49FA">
        <w:rPr>
          <w:rFonts w:ascii="Times New Roman" w:hAnsi="Times New Roman" w:cs="Times New Roman"/>
        </w:rPr>
        <w:t xml:space="preserve"> global variable.</w:t>
      </w:r>
    </w:p>
    <w:p w:rsidR="00132369" w:rsidP="00002831" w:rsidRDefault="00132369" w14:paraId="0ACE63AB" w14:textId="057E30B4">
      <w:pPr>
        <w:pStyle w:val="ListParagraph"/>
        <w:numPr>
          <w:ilvl w:val="1"/>
          <w:numId w:val="40"/>
        </w:numPr>
        <w:rPr>
          <w:rFonts w:ascii="Times New Roman" w:hAnsi="Times New Roman" w:cs="Times New Roman"/>
          <w:b/>
          <w:bCs/>
        </w:rPr>
      </w:pPr>
      <w:r>
        <w:rPr>
          <w:rFonts w:ascii="Times New Roman" w:hAnsi="Times New Roman" w:cs="Times New Roman"/>
          <w:b/>
          <w:bCs/>
        </w:rPr>
        <w:t>Return T</w:t>
      </w:r>
      <w:r w:rsidR="00CB49FA">
        <w:rPr>
          <w:rFonts w:ascii="Times New Roman" w:hAnsi="Times New Roman" w:cs="Times New Roman"/>
          <w:b/>
          <w:bCs/>
        </w:rPr>
        <w:t>ype: Future&lt;Void&gt;</w:t>
      </w:r>
    </w:p>
    <w:p w:rsidR="00CB49FA" w:rsidP="00002831" w:rsidRDefault="00CB49FA" w14:paraId="300B3776" w14:textId="69754CA2">
      <w:pPr>
        <w:pStyle w:val="ListParagraph"/>
        <w:numPr>
          <w:ilvl w:val="1"/>
          <w:numId w:val="40"/>
        </w:numPr>
        <w:rPr>
          <w:rFonts w:ascii="Times New Roman" w:hAnsi="Times New Roman" w:cs="Times New Roman"/>
          <w:b/>
          <w:bCs/>
        </w:rPr>
      </w:pPr>
      <w:r>
        <w:rPr>
          <w:rFonts w:ascii="Times New Roman" w:hAnsi="Times New Roman" w:cs="Times New Roman"/>
          <w:b/>
          <w:bCs/>
        </w:rPr>
        <w:t>Services Provided:</w:t>
      </w:r>
    </w:p>
    <w:p w:rsidR="00CB49FA" w:rsidP="00CB49FA" w:rsidRDefault="007F201D" w14:paraId="164D9051" w14:textId="79C75D12">
      <w:pPr>
        <w:pStyle w:val="ListParagraph"/>
        <w:numPr>
          <w:ilvl w:val="2"/>
          <w:numId w:val="40"/>
        </w:numPr>
        <w:rPr>
          <w:rFonts w:ascii="Times New Roman" w:hAnsi="Times New Roman" w:cs="Times New Roman"/>
        </w:rPr>
      </w:pPr>
      <w:r w:rsidRPr="007F201D">
        <w:rPr>
          <w:rFonts w:ascii="Times New Roman" w:hAnsi="Times New Roman" w:cs="Times New Roman"/>
        </w:rPr>
        <w:t xml:space="preserve">Ability to load classifications from </w:t>
      </w:r>
      <w:r>
        <w:rPr>
          <w:rFonts w:ascii="Times New Roman" w:hAnsi="Times New Roman" w:cs="Times New Roman"/>
        </w:rPr>
        <w:t>the classifications Hive Box.</w:t>
      </w:r>
    </w:p>
    <w:p w:rsidRPr="007E66ED" w:rsidR="00A328E3" w:rsidP="00A328E3" w:rsidRDefault="007F201D" w14:paraId="17A9B4F7" w14:textId="6B2DA98C">
      <w:pPr>
        <w:pStyle w:val="ListParagraph"/>
        <w:numPr>
          <w:ilvl w:val="2"/>
          <w:numId w:val="40"/>
        </w:numPr>
        <w:rPr>
          <w:rFonts w:ascii="Times New Roman" w:hAnsi="Times New Roman" w:cs="Times New Roman"/>
        </w:rPr>
      </w:pPr>
      <w:r>
        <w:rPr>
          <w:rFonts w:ascii="Times New Roman" w:hAnsi="Times New Roman" w:cs="Times New Roman"/>
        </w:rPr>
        <w:t xml:space="preserve">Load the classification into the </w:t>
      </w:r>
      <w:proofErr w:type="spellStart"/>
      <w:r>
        <w:rPr>
          <w:rFonts w:ascii="Times New Roman" w:hAnsi="Times New Roman" w:cs="Times New Roman"/>
        </w:rPr>
        <w:t>localClassification</w:t>
      </w:r>
      <w:proofErr w:type="spellEnd"/>
      <w:r>
        <w:rPr>
          <w:rFonts w:ascii="Times New Roman" w:hAnsi="Times New Roman" w:cs="Times New Roman"/>
        </w:rPr>
        <w:t xml:space="preserve"> variable in Map&lt;String, dynamic&gt; format.</w:t>
      </w:r>
    </w:p>
    <w:p w:rsidR="00B43EB5" w:rsidP="00CD1AE4" w:rsidRDefault="00CD1AE4" w14:paraId="61485B04" w14:textId="77777777">
      <w:pPr>
        <w:rPr>
          <w:rFonts w:ascii="Times New Roman" w:hAnsi="Times New Roman" w:cs="Times New Roman"/>
          <w:b/>
          <w:bCs/>
          <w:sz w:val="28"/>
          <w:szCs w:val="28"/>
        </w:rPr>
      </w:pPr>
      <w:r>
        <w:rPr>
          <w:rFonts w:ascii="Times New Roman" w:hAnsi="Times New Roman" w:cs="Times New Roman"/>
          <w:b/>
          <w:bCs/>
          <w:sz w:val="28"/>
          <w:szCs w:val="28"/>
        </w:rPr>
        <w:t>4.1.</w:t>
      </w:r>
      <w:r w:rsidR="009F6DDE">
        <w:rPr>
          <w:rFonts w:ascii="Times New Roman" w:hAnsi="Times New Roman" w:cs="Times New Roman"/>
          <w:b/>
          <w:bCs/>
          <w:sz w:val="28"/>
          <w:szCs w:val="28"/>
        </w:rPr>
        <w:t>5</w:t>
      </w:r>
      <w:r>
        <w:rPr>
          <w:rFonts w:ascii="Times New Roman" w:hAnsi="Times New Roman" w:cs="Times New Roman"/>
          <w:b/>
          <w:bCs/>
          <w:sz w:val="28"/>
          <w:szCs w:val="28"/>
        </w:rPr>
        <w:t xml:space="preserve">. </w:t>
      </w:r>
      <w:r w:rsidR="009F6DDE">
        <w:rPr>
          <w:rFonts w:ascii="Times New Roman" w:hAnsi="Times New Roman" w:cs="Times New Roman"/>
          <w:b/>
          <w:bCs/>
          <w:sz w:val="28"/>
          <w:szCs w:val="28"/>
        </w:rPr>
        <w:t>Authentication</w:t>
      </w:r>
      <w:r>
        <w:rPr>
          <w:rFonts w:ascii="Times New Roman" w:hAnsi="Times New Roman" w:cs="Times New Roman"/>
          <w:b/>
          <w:bCs/>
          <w:sz w:val="28"/>
          <w:szCs w:val="28"/>
        </w:rPr>
        <w:t xml:space="preserve"> Module</w:t>
      </w:r>
    </w:p>
    <w:p w:rsidR="00B43EB5" w:rsidP="00B43EB5" w:rsidRDefault="00B43EB5" w14:paraId="2FD89F97" w14:textId="149BE845">
      <w:pPr>
        <w:rPr>
          <w:rFonts w:ascii="Times New Roman" w:hAnsi="Times New Roman" w:cs="Times New Roman"/>
          <w:b/>
          <w:bCs/>
        </w:rPr>
      </w:pPr>
      <w:r>
        <w:rPr>
          <w:rFonts w:ascii="Times New Roman" w:hAnsi="Times New Roman" w:cs="Times New Roman"/>
          <w:b/>
          <w:bCs/>
        </w:rPr>
        <w:t>Description</w:t>
      </w:r>
    </w:p>
    <w:p w:rsidRPr="007E66ED" w:rsidR="007E66ED" w:rsidP="00B43EB5" w:rsidRDefault="007E66ED" w14:paraId="7145FCBB" w14:textId="0D996106">
      <w:pPr>
        <w:rPr>
          <w:rFonts w:ascii="Times New Roman" w:hAnsi="Times New Roman" w:cs="Times New Roman"/>
        </w:rPr>
      </w:pPr>
      <w:r>
        <w:rPr>
          <w:rFonts w:ascii="Times New Roman" w:hAnsi="Times New Roman" w:cs="Times New Roman"/>
          <w:b/>
          <w:bCs/>
        </w:rPr>
        <w:tab/>
      </w:r>
      <w:r w:rsidRPr="007E66ED" w:rsidR="007E66ED">
        <w:rPr>
          <w:rFonts w:ascii="Times New Roman" w:hAnsi="Times New Roman" w:cs="Times New Roman"/>
        </w:rPr>
        <w:t xml:space="preserve">The Authentication Module </w:t>
      </w:r>
      <w:r w:rsidR="007E66ED">
        <w:rPr>
          <w:rFonts w:ascii="Times New Roman" w:hAnsi="Times New Roman" w:cs="Times New Roman"/>
        </w:rPr>
        <w:t>provides user login, logout</w:t>
      </w:r>
      <w:r w:rsidR="0057073D">
        <w:rPr>
          <w:rFonts w:ascii="Times New Roman" w:hAnsi="Times New Roman" w:cs="Times New Roman"/>
        </w:rPr>
        <w:t>,</w:t>
      </w:r>
      <w:r w:rsidR="007E66ED">
        <w:rPr>
          <w:rFonts w:ascii="Times New Roman" w:hAnsi="Times New Roman" w:cs="Times New Roman"/>
        </w:rPr>
        <w:t xml:space="preserve"> and sign</w:t>
      </w:r>
      <w:r w:rsidR="0057073D">
        <w:rPr>
          <w:rFonts w:ascii="Times New Roman" w:hAnsi="Times New Roman" w:cs="Times New Roman"/>
        </w:rPr>
        <w:t>-</w:t>
      </w:r>
      <w:r w:rsidR="007E66ED">
        <w:rPr>
          <w:rFonts w:ascii="Times New Roman" w:hAnsi="Times New Roman" w:cs="Times New Roman"/>
        </w:rPr>
        <w:t xml:space="preserve">up functionality in the application. </w:t>
      </w:r>
      <w:r w:rsidR="00233267">
        <w:rPr>
          <w:rFonts w:ascii="Times New Roman" w:hAnsi="Times New Roman" w:cs="Times New Roman"/>
        </w:rPr>
        <w:t xml:space="preserve">This module uses Firebase </w:t>
      </w:r>
      <w:r w:rsidR="008E624E">
        <w:rPr>
          <w:rFonts w:ascii="Times New Roman" w:hAnsi="Times New Roman" w:cs="Times New Roman"/>
        </w:rPr>
        <w:t xml:space="preserve">Authentication </w:t>
      </w:r>
      <w:r w:rsidR="00233267">
        <w:rPr>
          <w:rFonts w:ascii="Times New Roman" w:hAnsi="Times New Roman" w:cs="Times New Roman"/>
        </w:rPr>
        <w:t>for authentication</w:t>
      </w:r>
      <w:r w:rsidR="008E624E">
        <w:rPr>
          <w:rFonts w:ascii="Times New Roman" w:hAnsi="Times New Roman" w:cs="Times New Roman"/>
        </w:rPr>
        <w:t xml:space="preserve"> and then uses Firebase Firestore to save all the user details includ</w:t>
      </w:r>
      <w:r w:rsidR="00B4290D">
        <w:rPr>
          <w:rFonts w:ascii="Times New Roman" w:hAnsi="Times New Roman" w:cs="Times New Roman"/>
        </w:rPr>
        <w:t>ing</w:t>
      </w:r>
      <w:r w:rsidR="00FC1671">
        <w:rPr>
          <w:rFonts w:ascii="Times New Roman" w:hAnsi="Times New Roman" w:cs="Times New Roman"/>
        </w:rPr>
        <w:t xml:space="preserve"> the user’s</w:t>
      </w:r>
      <w:r w:rsidR="008E624E">
        <w:rPr>
          <w:rFonts w:ascii="Times New Roman" w:hAnsi="Times New Roman" w:cs="Times New Roman"/>
        </w:rPr>
        <w:t xml:space="preserve"> name, email address, and role. The </w:t>
      </w:r>
      <w:r w:rsidR="00DE095F">
        <w:rPr>
          <w:rFonts w:ascii="Times New Roman" w:hAnsi="Times New Roman" w:cs="Times New Roman"/>
        </w:rPr>
        <w:t xml:space="preserve">module is also responsible for notifying the global scope of </w:t>
      </w:r>
      <w:r w:rsidR="00FC1671">
        <w:rPr>
          <w:rFonts w:ascii="Times New Roman" w:hAnsi="Times New Roman" w:cs="Times New Roman"/>
        </w:rPr>
        <w:t>the </w:t>
      </w:r>
      <w:r w:rsidR="00DE095F">
        <w:rPr>
          <w:rFonts w:ascii="Times New Roman" w:hAnsi="Times New Roman" w:cs="Times New Roman"/>
        </w:rPr>
        <w:t>application if a user logs in or logs out</w:t>
      </w:r>
      <w:r w:rsidR="0034701E">
        <w:rPr>
          <w:rFonts w:ascii="Times New Roman" w:hAnsi="Times New Roman" w:cs="Times New Roman"/>
        </w:rPr>
        <w:t xml:space="preserve">. </w:t>
      </w:r>
      <w:r w:rsidR="00FC1671">
        <w:rPr>
          <w:rFonts w:ascii="Times New Roman" w:hAnsi="Times New Roman" w:cs="Times New Roman"/>
        </w:rPr>
        <w:t>T</w:t>
      </w:r>
      <w:r w:rsidR="0034701E">
        <w:rPr>
          <w:rFonts w:ascii="Times New Roman" w:hAnsi="Times New Roman" w:cs="Times New Roman"/>
        </w:rPr>
        <w:t xml:space="preserve">o notify the application about the state of the user authentication, we use </w:t>
      </w:r>
      <w:r w:rsidR="00FC1671">
        <w:rPr>
          <w:rFonts w:ascii="Times New Roman" w:hAnsi="Times New Roman" w:cs="Times New Roman"/>
        </w:rPr>
        <w:t>the </w:t>
      </w:r>
      <w:r w:rsidR="0034701E">
        <w:rPr>
          <w:rFonts w:ascii="Times New Roman" w:hAnsi="Times New Roman" w:cs="Times New Roman"/>
        </w:rPr>
        <w:t>Provider package.</w:t>
      </w:r>
    </w:p>
    <w:p w:rsidR="50B31251" w:rsidP="50B31251" w:rsidRDefault="50B31251" w14:paraId="22F560A9" w14:textId="560B89FB">
      <w:pPr>
        <w:rPr>
          <w:rFonts w:ascii="Times New Roman" w:hAnsi="Times New Roman" w:cs="Times New Roman"/>
          <w:b w:val="1"/>
          <w:bCs w:val="1"/>
        </w:rPr>
      </w:pPr>
    </w:p>
    <w:p w:rsidR="50B31251" w:rsidP="50B31251" w:rsidRDefault="50B31251" w14:paraId="5B8AE726" w14:textId="047401A6">
      <w:pPr>
        <w:rPr>
          <w:rFonts w:ascii="Times New Roman" w:hAnsi="Times New Roman" w:cs="Times New Roman"/>
          <w:b w:val="1"/>
          <w:bCs w:val="1"/>
        </w:rPr>
      </w:pPr>
    </w:p>
    <w:p w:rsidR="50B31251" w:rsidP="50B31251" w:rsidRDefault="50B31251" w14:paraId="4C93EE57" w14:textId="2E205ABE">
      <w:pPr>
        <w:rPr>
          <w:rFonts w:ascii="Times New Roman" w:hAnsi="Times New Roman" w:cs="Times New Roman"/>
          <w:b w:val="1"/>
          <w:bCs w:val="1"/>
        </w:rPr>
      </w:pPr>
    </w:p>
    <w:p w:rsidR="50B31251" w:rsidP="50B31251" w:rsidRDefault="50B31251" w14:paraId="09BD872D" w14:textId="6AFF4AEF">
      <w:pPr>
        <w:rPr>
          <w:rFonts w:ascii="Times New Roman" w:hAnsi="Times New Roman" w:cs="Times New Roman"/>
          <w:b w:val="1"/>
          <w:bCs w:val="1"/>
        </w:rPr>
      </w:pPr>
    </w:p>
    <w:p w:rsidR="50B31251" w:rsidP="50B31251" w:rsidRDefault="50B31251" w14:paraId="385C29F3" w14:textId="6EA883F3">
      <w:pPr>
        <w:rPr>
          <w:rFonts w:ascii="Times New Roman" w:hAnsi="Times New Roman" w:cs="Times New Roman"/>
          <w:b w:val="1"/>
          <w:bCs w:val="1"/>
        </w:rPr>
      </w:pPr>
    </w:p>
    <w:p w:rsidR="50B31251" w:rsidP="50B31251" w:rsidRDefault="50B31251" w14:paraId="1014578D" w14:textId="2F384EF1">
      <w:pPr>
        <w:rPr>
          <w:rFonts w:ascii="Times New Roman" w:hAnsi="Times New Roman" w:cs="Times New Roman"/>
          <w:b w:val="1"/>
          <w:bCs w:val="1"/>
        </w:rPr>
      </w:pPr>
    </w:p>
    <w:p w:rsidR="00B43EB5" w:rsidP="00B43EB5" w:rsidRDefault="00B43EB5" w14:paraId="246F365B" w14:textId="6ECE65A5">
      <w:pPr>
        <w:rPr>
          <w:rFonts w:ascii="Times New Roman" w:hAnsi="Times New Roman" w:cs="Times New Roman"/>
          <w:b/>
          <w:bCs/>
        </w:rPr>
      </w:pPr>
      <w:r>
        <w:rPr>
          <w:rFonts w:ascii="Times New Roman" w:hAnsi="Times New Roman" w:cs="Times New Roman"/>
          <w:b/>
          <w:bCs/>
        </w:rPr>
        <w:t>UML Diagram</w:t>
      </w:r>
    </w:p>
    <w:p w:rsidR="00A50AB1" w:rsidP="00A50AB1" w:rsidRDefault="00A24CBA" w14:paraId="51ED3DE0" w14:textId="77777777">
      <w:pPr>
        <w:keepNext/>
      </w:pPr>
      <w:r>
        <w:rPr>
          <w:rFonts w:ascii="Times New Roman" w:hAnsi="Times New Roman" w:cs="Times New Roman"/>
          <w:b/>
          <w:bCs/>
          <w:noProof/>
          <w:sz w:val="28"/>
          <w:szCs w:val="28"/>
        </w:rPr>
        <w:drawing>
          <wp:inline distT="0" distB="0" distL="0" distR="0" wp14:anchorId="74B2DE4B" wp14:editId="41835791">
            <wp:extent cx="5943600" cy="2051050"/>
            <wp:effectExtent l="0" t="0" r="0" b="6350"/>
            <wp:docPr id="13604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51050"/>
                    </a:xfrm>
                    <a:prstGeom prst="rect">
                      <a:avLst/>
                    </a:prstGeom>
                    <a:noFill/>
                    <a:ln>
                      <a:noFill/>
                    </a:ln>
                  </pic:spPr>
                </pic:pic>
              </a:graphicData>
            </a:graphic>
          </wp:inline>
        </w:drawing>
      </w:r>
    </w:p>
    <w:p w:rsidRPr="00A50AB1" w:rsidR="00CD1AE4" w:rsidP="00A50AB1" w:rsidRDefault="00A50AB1" w14:paraId="1DB7D096" w14:textId="533A6914">
      <w:pPr>
        <w:pStyle w:val="Caption"/>
        <w:jc w:val="center"/>
        <w:rPr>
          <w:rFonts w:ascii="Times New Roman" w:hAnsi="Times New Roman" w:cs="Times New Roman"/>
          <w:b/>
          <w:bCs/>
          <w:color w:val="auto"/>
          <w:sz w:val="28"/>
          <w:szCs w:val="28"/>
        </w:rPr>
      </w:pPr>
      <w:r w:rsidRPr="00A50AB1">
        <w:rPr>
          <w:color w:val="auto"/>
        </w:rPr>
        <w:t xml:space="preserve">Figure </w:t>
      </w:r>
      <w:r w:rsidRPr="00A50AB1">
        <w:rPr>
          <w:color w:val="auto"/>
        </w:rPr>
        <w:fldChar w:fldCharType="begin"/>
      </w:r>
      <w:r w:rsidRPr="00A50AB1">
        <w:rPr>
          <w:color w:val="auto"/>
        </w:rPr>
        <w:instrText xml:space="preserve"> SEQ Figure \* ARABIC </w:instrText>
      </w:r>
      <w:r w:rsidRPr="00A50AB1">
        <w:rPr>
          <w:color w:val="auto"/>
        </w:rPr>
        <w:fldChar w:fldCharType="separate"/>
      </w:r>
      <w:r w:rsidR="00691259">
        <w:rPr>
          <w:noProof/>
          <w:color w:val="auto"/>
        </w:rPr>
        <w:t>7</w:t>
      </w:r>
      <w:r w:rsidRPr="00A50AB1">
        <w:rPr>
          <w:color w:val="auto"/>
        </w:rPr>
        <w:fldChar w:fldCharType="end"/>
      </w:r>
      <w:r w:rsidRPr="00A50AB1">
        <w:rPr>
          <w:color w:val="auto"/>
        </w:rPr>
        <w:t>: Authentication module UML class diagram</w:t>
      </w:r>
      <w:r w:rsidRPr="00A50AB1" w:rsidR="00FC1671">
        <w:rPr>
          <w:color w:val="auto"/>
        </w:rPr>
        <w:t>.</w:t>
      </w:r>
    </w:p>
    <w:p w:rsidR="007A1590" w:rsidP="00CD1AE4" w:rsidRDefault="005F130D" w14:paraId="4105FB3F" w14:textId="304FAD6E">
      <w:pPr>
        <w:rPr>
          <w:rFonts w:ascii="Times New Roman" w:hAnsi="Times New Roman" w:cs="Times New Roman"/>
          <w:b/>
          <w:bCs/>
        </w:rPr>
      </w:pPr>
      <w:r>
        <w:rPr>
          <w:rFonts w:ascii="Times New Roman" w:hAnsi="Times New Roman" w:cs="Times New Roman"/>
          <w:b/>
          <w:bCs/>
        </w:rPr>
        <w:t>P</w:t>
      </w:r>
      <w:r w:rsidR="007A1590">
        <w:rPr>
          <w:rFonts w:ascii="Times New Roman" w:hAnsi="Times New Roman" w:cs="Times New Roman"/>
          <w:b/>
          <w:bCs/>
        </w:rPr>
        <w:t>rivate</w:t>
      </w:r>
      <w:r>
        <w:rPr>
          <w:rFonts w:ascii="Times New Roman" w:hAnsi="Times New Roman" w:cs="Times New Roman"/>
          <w:b/>
          <w:bCs/>
        </w:rPr>
        <w:t xml:space="preserve"> Interface Details</w:t>
      </w:r>
    </w:p>
    <w:p w:rsidR="0079191D" w:rsidP="0079191D" w:rsidRDefault="0079191D" w14:paraId="10FC8237" w14:textId="08FCD666">
      <w:pPr>
        <w:pStyle w:val="ListParagraph"/>
        <w:numPr>
          <w:ilvl w:val="0"/>
          <w:numId w:val="41"/>
        </w:numPr>
        <w:rPr>
          <w:rFonts w:ascii="Times New Roman" w:hAnsi="Times New Roman" w:cs="Times New Roman"/>
          <w:b/>
          <w:bCs/>
        </w:rPr>
      </w:pPr>
      <w:r>
        <w:rPr>
          <w:rFonts w:ascii="Times New Roman" w:hAnsi="Times New Roman" w:cs="Times New Roman"/>
          <w:b/>
          <w:bCs/>
        </w:rPr>
        <w:t>_register</w:t>
      </w:r>
    </w:p>
    <w:p w:rsidRPr="0078253B" w:rsidR="0079191D" w:rsidP="0079191D" w:rsidRDefault="0079191D" w14:paraId="37FA424F" w14:textId="238A2E0B">
      <w:pPr>
        <w:pStyle w:val="ListParagraph"/>
        <w:numPr>
          <w:ilvl w:val="1"/>
          <w:numId w:val="41"/>
        </w:numPr>
        <w:rPr>
          <w:rFonts w:ascii="Times New Roman" w:hAnsi="Times New Roman" w:cs="Times New Roman"/>
          <w:b/>
          <w:bCs/>
        </w:rPr>
      </w:pPr>
      <w:r>
        <w:rPr>
          <w:rFonts w:ascii="Times New Roman" w:hAnsi="Times New Roman" w:cs="Times New Roman"/>
          <w:b/>
          <w:bCs/>
        </w:rPr>
        <w:t xml:space="preserve">Description: </w:t>
      </w:r>
      <w:r>
        <w:rPr>
          <w:rFonts w:ascii="Times New Roman" w:hAnsi="Times New Roman" w:cs="Times New Roman"/>
        </w:rPr>
        <w:t xml:space="preserve">This method </w:t>
      </w:r>
      <w:r w:rsidR="004E25D8">
        <w:rPr>
          <w:rFonts w:ascii="Times New Roman" w:hAnsi="Times New Roman" w:cs="Times New Roman"/>
        </w:rPr>
        <w:t xml:space="preserve">signs up a user by creating their account, it takes email, password, </w:t>
      </w:r>
      <w:r w:rsidR="0078253B">
        <w:rPr>
          <w:rFonts w:ascii="Times New Roman" w:hAnsi="Times New Roman" w:cs="Times New Roman"/>
        </w:rPr>
        <w:t>and role to create a user’s account.</w:t>
      </w:r>
    </w:p>
    <w:p w:rsidRPr="003324B0" w:rsidR="0078253B" w:rsidP="0079191D" w:rsidRDefault="0078253B" w14:paraId="52635410" w14:textId="5FFBD61F">
      <w:pPr>
        <w:pStyle w:val="ListParagraph"/>
        <w:numPr>
          <w:ilvl w:val="1"/>
          <w:numId w:val="41"/>
        </w:numPr>
        <w:rPr>
          <w:rFonts w:ascii="Times New Roman" w:hAnsi="Times New Roman" w:cs="Times New Roman"/>
          <w:b/>
          <w:bCs/>
        </w:rPr>
      </w:pPr>
      <w:r>
        <w:rPr>
          <w:rFonts w:ascii="Times New Roman" w:hAnsi="Times New Roman" w:cs="Times New Roman"/>
          <w:b/>
          <w:bCs/>
        </w:rPr>
        <w:t xml:space="preserve">Return Type: </w:t>
      </w:r>
      <w:r w:rsidRPr="003324B0" w:rsidR="003324B0">
        <w:rPr>
          <w:rFonts w:ascii="Times New Roman" w:hAnsi="Times New Roman" w:cs="Times New Roman"/>
        </w:rPr>
        <w:t>Future</w:t>
      </w:r>
      <w:r w:rsidRPr="003324B0">
        <w:rPr>
          <w:rFonts w:ascii="Times New Roman" w:hAnsi="Times New Roman" w:cs="Times New Roman"/>
        </w:rPr>
        <w:t>&lt;void&gt;</w:t>
      </w:r>
    </w:p>
    <w:p w:rsidR="003324B0" w:rsidP="0079191D" w:rsidRDefault="003324B0" w14:paraId="0179CC85" w14:textId="66503781">
      <w:pPr>
        <w:pStyle w:val="ListParagraph"/>
        <w:numPr>
          <w:ilvl w:val="1"/>
          <w:numId w:val="41"/>
        </w:numPr>
        <w:rPr>
          <w:rFonts w:ascii="Times New Roman" w:hAnsi="Times New Roman" w:cs="Times New Roman"/>
          <w:b/>
          <w:bCs/>
        </w:rPr>
      </w:pPr>
      <w:r>
        <w:rPr>
          <w:rFonts w:ascii="Times New Roman" w:hAnsi="Times New Roman" w:cs="Times New Roman"/>
          <w:b/>
          <w:bCs/>
        </w:rPr>
        <w:t>Services Provided:</w:t>
      </w:r>
    </w:p>
    <w:p w:rsidRPr="00B946B9" w:rsidR="003324B0" w:rsidP="003324B0" w:rsidRDefault="003324B0" w14:paraId="5490210F" w14:textId="13495A59">
      <w:pPr>
        <w:pStyle w:val="ListParagraph"/>
        <w:numPr>
          <w:ilvl w:val="2"/>
          <w:numId w:val="41"/>
        </w:numPr>
        <w:rPr>
          <w:rFonts w:ascii="Times New Roman" w:hAnsi="Times New Roman" w:cs="Times New Roman"/>
        </w:rPr>
      </w:pPr>
      <w:r w:rsidRPr="00B946B9">
        <w:rPr>
          <w:rFonts w:ascii="Times New Roman" w:hAnsi="Times New Roman" w:cs="Times New Roman"/>
        </w:rPr>
        <w:t>Create a user's account using their email address and password</w:t>
      </w:r>
      <w:r w:rsidR="00FC1671">
        <w:rPr>
          <w:rFonts w:ascii="Times New Roman" w:hAnsi="Times New Roman" w:cs="Times New Roman"/>
        </w:rPr>
        <w:t>.</w:t>
      </w:r>
    </w:p>
    <w:p w:rsidR="003440F6" w:rsidP="003324B0" w:rsidRDefault="00B946B9" w14:paraId="4E53E60A" w14:textId="44721291">
      <w:pPr>
        <w:pStyle w:val="ListParagraph"/>
        <w:numPr>
          <w:ilvl w:val="2"/>
          <w:numId w:val="41"/>
        </w:numPr>
        <w:rPr>
          <w:rFonts w:ascii="Times New Roman" w:hAnsi="Times New Roman" w:cs="Times New Roman"/>
        </w:rPr>
      </w:pPr>
      <w:r>
        <w:rPr>
          <w:rFonts w:ascii="Times New Roman" w:hAnsi="Times New Roman" w:cs="Times New Roman"/>
        </w:rPr>
        <w:t xml:space="preserve">Check email address, </w:t>
      </w:r>
      <w:r w:rsidR="00FC1671">
        <w:rPr>
          <w:rFonts w:ascii="Times New Roman" w:hAnsi="Times New Roman" w:cs="Times New Roman"/>
        </w:rPr>
        <w:t>and </w:t>
      </w:r>
      <w:r>
        <w:rPr>
          <w:rFonts w:ascii="Times New Roman" w:hAnsi="Times New Roman" w:cs="Times New Roman"/>
        </w:rPr>
        <w:t xml:space="preserve">confirm </w:t>
      </w:r>
      <w:r w:rsidR="00FC1671">
        <w:rPr>
          <w:rFonts w:ascii="Times New Roman" w:hAnsi="Times New Roman" w:cs="Times New Roman"/>
        </w:rPr>
        <w:t>whether</w:t>
      </w:r>
      <w:r>
        <w:rPr>
          <w:rFonts w:ascii="Times New Roman" w:hAnsi="Times New Roman" w:cs="Times New Roman"/>
        </w:rPr>
        <w:t xml:space="preserve"> password, </w:t>
      </w:r>
      <w:r w:rsidR="003440F6">
        <w:rPr>
          <w:rFonts w:ascii="Times New Roman" w:hAnsi="Times New Roman" w:cs="Times New Roman"/>
        </w:rPr>
        <w:t>name</w:t>
      </w:r>
      <w:r w:rsidR="00FC1671">
        <w:rPr>
          <w:rFonts w:ascii="Times New Roman" w:hAnsi="Times New Roman" w:cs="Times New Roman"/>
        </w:rPr>
        <w:t>,</w:t>
      </w:r>
      <w:r w:rsidR="003440F6">
        <w:rPr>
          <w:rFonts w:ascii="Times New Roman" w:hAnsi="Times New Roman" w:cs="Times New Roman"/>
        </w:rPr>
        <w:t xml:space="preserve"> and role are valid or not</w:t>
      </w:r>
    </w:p>
    <w:p w:rsidR="003324B0" w:rsidP="003324B0" w:rsidRDefault="003440F6" w14:paraId="4AA3F71C" w14:textId="28C0F398">
      <w:pPr>
        <w:pStyle w:val="ListParagraph"/>
        <w:numPr>
          <w:ilvl w:val="2"/>
          <w:numId w:val="41"/>
        </w:numPr>
        <w:rPr>
          <w:rFonts w:ascii="Times New Roman" w:hAnsi="Times New Roman" w:cs="Times New Roman"/>
        </w:rPr>
      </w:pPr>
      <w:r>
        <w:rPr>
          <w:rFonts w:ascii="Times New Roman" w:hAnsi="Times New Roman" w:cs="Times New Roman"/>
        </w:rPr>
        <w:t xml:space="preserve">Returns error in case of error </w:t>
      </w:r>
      <w:r w:rsidR="009C58BF">
        <w:rPr>
          <w:rFonts w:ascii="Times New Roman" w:hAnsi="Times New Roman" w:cs="Times New Roman"/>
        </w:rPr>
        <w:t>during creation of a</w:t>
      </w:r>
      <w:r w:rsidR="00D16CFF">
        <w:rPr>
          <w:rFonts w:ascii="Times New Roman" w:hAnsi="Times New Roman" w:cs="Times New Roman"/>
        </w:rPr>
        <w:t xml:space="preserve"> user account</w:t>
      </w:r>
    </w:p>
    <w:p w:rsidRPr="00D16CFF" w:rsidR="00D16CFF" w:rsidP="00D16CFF" w:rsidRDefault="00D16CFF" w14:paraId="00A868E4" w14:textId="7C2BB592">
      <w:pPr>
        <w:pStyle w:val="ListParagraph"/>
        <w:numPr>
          <w:ilvl w:val="0"/>
          <w:numId w:val="41"/>
        </w:numPr>
        <w:rPr>
          <w:rFonts w:ascii="Times New Roman" w:hAnsi="Times New Roman" w:cs="Times New Roman"/>
          <w:b/>
          <w:bCs/>
        </w:rPr>
      </w:pPr>
      <w:r w:rsidRPr="00D16CFF">
        <w:rPr>
          <w:rFonts w:ascii="Times New Roman" w:hAnsi="Times New Roman" w:cs="Times New Roman"/>
          <w:b/>
          <w:bCs/>
        </w:rPr>
        <w:t>_login</w:t>
      </w:r>
    </w:p>
    <w:p w:rsidRPr="0078253B" w:rsidR="00D16CFF" w:rsidP="00D16CFF" w:rsidRDefault="00D16CFF" w14:paraId="1A496FCD" w14:textId="76789243">
      <w:pPr>
        <w:pStyle w:val="ListParagraph"/>
        <w:numPr>
          <w:ilvl w:val="1"/>
          <w:numId w:val="41"/>
        </w:numPr>
        <w:rPr>
          <w:rFonts w:ascii="Times New Roman" w:hAnsi="Times New Roman" w:cs="Times New Roman"/>
          <w:b/>
          <w:bCs/>
        </w:rPr>
      </w:pPr>
      <w:r>
        <w:rPr>
          <w:rFonts w:ascii="Times New Roman" w:hAnsi="Times New Roman" w:cs="Times New Roman"/>
          <w:b/>
          <w:bCs/>
        </w:rPr>
        <w:t xml:space="preserve">Description: </w:t>
      </w:r>
      <w:r>
        <w:rPr>
          <w:rFonts w:ascii="Times New Roman" w:hAnsi="Times New Roman" w:cs="Times New Roman"/>
        </w:rPr>
        <w:t>This method lo</w:t>
      </w:r>
      <w:r w:rsidR="004C2C2B">
        <w:rPr>
          <w:rFonts w:ascii="Times New Roman" w:hAnsi="Times New Roman" w:cs="Times New Roman"/>
        </w:rPr>
        <w:t>gs in a user using their email and password.</w:t>
      </w:r>
    </w:p>
    <w:p w:rsidRPr="003324B0" w:rsidR="00D16CFF" w:rsidP="00D16CFF" w:rsidRDefault="00D16CFF" w14:paraId="0E52BB0E" w14:textId="77777777">
      <w:pPr>
        <w:pStyle w:val="ListParagraph"/>
        <w:numPr>
          <w:ilvl w:val="1"/>
          <w:numId w:val="41"/>
        </w:numPr>
        <w:rPr>
          <w:rFonts w:ascii="Times New Roman" w:hAnsi="Times New Roman" w:cs="Times New Roman"/>
          <w:b/>
          <w:bCs/>
        </w:rPr>
      </w:pPr>
      <w:r>
        <w:rPr>
          <w:rFonts w:ascii="Times New Roman" w:hAnsi="Times New Roman" w:cs="Times New Roman"/>
          <w:b/>
          <w:bCs/>
        </w:rPr>
        <w:t xml:space="preserve">Return Type: </w:t>
      </w:r>
      <w:r w:rsidRPr="003324B0">
        <w:rPr>
          <w:rFonts w:ascii="Times New Roman" w:hAnsi="Times New Roman" w:cs="Times New Roman"/>
        </w:rPr>
        <w:t>Future&lt;void&gt;</w:t>
      </w:r>
    </w:p>
    <w:p w:rsidR="00D16CFF" w:rsidP="00D16CFF" w:rsidRDefault="00D16CFF" w14:paraId="16DEC8AD" w14:textId="77777777">
      <w:pPr>
        <w:pStyle w:val="ListParagraph"/>
        <w:numPr>
          <w:ilvl w:val="1"/>
          <w:numId w:val="41"/>
        </w:numPr>
        <w:rPr>
          <w:rFonts w:ascii="Times New Roman" w:hAnsi="Times New Roman" w:cs="Times New Roman"/>
          <w:b/>
          <w:bCs/>
        </w:rPr>
      </w:pPr>
      <w:r>
        <w:rPr>
          <w:rFonts w:ascii="Times New Roman" w:hAnsi="Times New Roman" w:cs="Times New Roman"/>
          <w:b/>
          <w:bCs/>
        </w:rPr>
        <w:t>Services Provided:</w:t>
      </w:r>
    </w:p>
    <w:p w:rsidRPr="00B946B9" w:rsidR="00D16CFF" w:rsidP="00D16CFF" w:rsidRDefault="004C2C2B" w14:paraId="7BC55E59" w14:textId="46A2CAD8">
      <w:pPr>
        <w:pStyle w:val="ListParagraph"/>
        <w:numPr>
          <w:ilvl w:val="2"/>
          <w:numId w:val="41"/>
        </w:numPr>
        <w:rPr>
          <w:rFonts w:ascii="Times New Roman" w:hAnsi="Times New Roman" w:cs="Times New Roman"/>
        </w:rPr>
      </w:pPr>
      <w:r>
        <w:rPr>
          <w:rFonts w:ascii="Times New Roman" w:hAnsi="Times New Roman" w:cs="Times New Roman"/>
        </w:rPr>
        <w:t xml:space="preserve">Login user </w:t>
      </w:r>
      <w:r w:rsidRPr="00B946B9" w:rsidR="00D16CFF">
        <w:rPr>
          <w:rFonts w:ascii="Times New Roman" w:hAnsi="Times New Roman" w:cs="Times New Roman"/>
        </w:rPr>
        <w:t>using their email address and password</w:t>
      </w:r>
    </w:p>
    <w:p w:rsidR="00D16CFF" w:rsidP="00D16CFF" w:rsidRDefault="00D16CFF" w14:paraId="5DC183CD" w14:textId="2D209610">
      <w:pPr>
        <w:pStyle w:val="ListParagraph"/>
        <w:numPr>
          <w:ilvl w:val="2"/>
          <w:numId w:val="41"/>
        </w:numPr>
        <w:rPr>
          <w:rFonts w:ascii="Times New Roman" w:hAnsi="Times New Roman" w:cs="Times New Roman"/>
        </w:rPr>
      </w:pPr>
      <w:r>
        <w:rPr>
          <w:rFonts w:ascii="Times New Roman" w:hAnsi="Times New Roman" w:cs="Times New Roman"/>
        </w:rPr>
        <w:t>Checks email address</w:t>
      </w:r>
      <w:r w:rsidR="004C2C2B">
        <w:rPr>
          <w:rFonts w:ascii="Times New Roman" w:hAnsi="Times New Roman" w:cs="Times New Roman"/>
        </w:rPr>
        <w:t xml:space="preserve"> and password are valid or not</w:t>
      </w:r>
    </w:p>
    <w:p w:rsidR="00D16CFF" w:rsidP="009C58BF" w:rsidRDefault="00D16CFF" w14:paraId="591E7968" w14:textId="6A19AC9B">
      <w:pPr>
        <w:pStyle w:val="ListParagraph"/>
        <w:numPr>
          <w:ilvl w:val="2"/>
          <w:numId w:val="41"/>
        </w:numPr>
        <w:rPr>
          <w:rFonts w:ascii="Times New Roman" w:hAnsi="Times New Roman" w:cs="Times New Roman"/>
        </w:rPr>
      </w:pPr>
      <w:r w:rsidRPr="009C58BF">
        <w:rPr>
          <w:rFonts w:ascii="Times New Roman" w:hAnsi="Times New Roman" w:cs="Times New Roman"/>
        </w:rPr>
        <w:t xml:space="preserve">Returns error in case of </w:t>
      </w:r>
      <w:r w:rsidRPr="009C58BF" w:rsidR="009C58BF">
        <w:rPr>
          <w:rFonts w:ascii="Times New Roman" w:hAnsi="Times New Roman" w:cs="Times New Roman"/>
        </w:rPr>
        <w:t>error during login.</w:t>
      </w:r>
    </w:p>
    <w:p w:rsidRPr="00EE44B6" w:rsidR="009C58BF" w:rsidP="009C58BF" w:rsidRDefault="00EE44B6" w14:paraId="6D239B9B" w14:textId="4E80CA79">
      <w:pPr>
        <w:pStyle w:val="ListParagraph"/>
        <w:numPr>
          <w:ilvl w:val="0"/>
          <w:numId w:val="41"/>
        </w:numPr>
        <w:rPr>
          <w:rFonts w:ascii="Times New Roman" w:hAnsi="Times New Roman" w:cs="Times New Roman"/>
          <w:b/>
          <w:bCs/>
        </w:rPr>
      </w:pPr>
      <w:r w:rsidRPr="00EE44B6">
        <w:rPr>
          <w:rFonts w:ascii="Times New Roman" w:hAnsi="Times New Roman" w:cs="Times New Roman"/>
          <w:b/>
          <w:bCs/>
        </w:rPr>
        <w:t>_logout</w:t>
      </w:r>
    </w:p>
    <w:p w:rsidRPr="00EE44B6" w:rsidR="00EE44B6" w:rsidP="00EE44B6" w:rsidRDefault="00EE44B6" w14:paraId="73C922DE" w14:textId="048E43F5">
      <w:pPr>
        <w:pStyle w:val="ListParagraph"/>
        <w:numPr>
          <w:ilvl w:val="1"/>
          <w:numId w:val="41"/>
        </w:numPr>
        <w:rPr>
          <w:rFonts w:ascii="Times New Roman" w:hAnsi="Times New Roman" w:cs="Times New Roman"/>
          <w:b/>
          <w:bCs/>
        </w:rPr>
      </w:pPr>
      <w:r w:rsidRPr="00EE44B6">
        <w:rPr>
          <w:rFonts w:ascii="Times New Roman" w:hAnsi="Times New Roman" w:cs="Times New Roman"/>
          <w:b/>
          <w:bCs/>
        </w:rPr>
        <w:t>Description</w:t>
      </w:r>
      <w:r>
        <w:rPr>
          <w:rFonts w:ascii="Times New Roman" w:hAnsi="Times New Roman" w:cs="Times New Roman"/>
          <w:b/>
          <w:bCs/>
        </w:rPr>
        <w:t xml:space="preserve">: </w:t>
      </w:r>
      <w:r>
        <w:rPr>
          <w:rFonts w:ascii="Times New Roman" w:hAnsi="Times New Roman" w:cs="Times New Roman"/>
        </w:rPr>
        <w:t>Logs out user and removes user information from the current state of the app.</w:t>
      </w:r>
    </w:p>
    <w:p w:rsidR="00EE44B6" w:rsidP="00EE44B6" w:rsidRDefault="00EE44B6" w14:paraId="68DBCA28" w14:textId="760564EF">
      <w:pPr>
        <w:pStyle w:val="ListParagraph"/>
        <w:numPr>
          <w:ilvl w:val="1"/>
          <w:numId w:val="41"/>
        </w:numPr>
        <w:rPr>
          <w:rFonts w:ascii="Times New Roman" w:hAnsi="Times New Roman" w:cs="Times New Roman"/>
          <w:b/>
          <w:bCs/>
        </w:rPr>
      </w:pPr>
      <w:r>
        <w:rPr>
          <w:rFonts w:ascii="Times New Roman" w:hAnsi="Times New Roman" w:cs="Times New Roman"/>
          <w:b/>
          <w:bCs/>
        </w:rPr>
        <w:t>Return Type: Future &lt;void&gt;</w:t>
      </w:r>
    </w:p>
    <w:p w:rsidR="00EE44B6" w:rsidP="00EE44B6" w:rsidRDefault="00EE44B6" w14:paraId="792A8E87" w14:textId="1ACED3B8">
      <w:pPr>
        <w:pStyle w:val="ListParagraph"/>
        <w:numPr>
          <w:ilvl w:val="1"/>
          <w:numId w:val="41"/>
        </w:numPr>
        <w:rPr>
          <w:rFonts w:ascii="Times New Roman" w:hAnsi="Times New Roman" w:cs="Times New Roman"/>
          <w:b/>
          <w:bCs/>
        </w:rPr>
      </w:pPr>
      <w:r>
        <w:rPr>
          <w:rFonts w:ascii="Times New Roman" w:hAnsi="Times New Roman" w:cs="Times New Roman"/>
          <w:b/>
          <w:bCs/>
        </w:rPr>
        <w:t>Services Provided:</w:t>
      </w:r>
    </w:p>
    <w:p w:rsidRPr="004A404D" w:rsidR="00EE44B6" w:rsidP="00EE44B6" w:rsidRDefault="004C119F" w14:paraId="1D6BDE6C" w14:textId="43ABA8C4">
      <w:pPr>
        <w:pStyle w:val="ListParagraph"/>
        <w:numPr>
          <w:ilvl w:val="2"/>
          <w:numId w:val="41"/>
        </w:numPr>
        <w:rPr>
          <w:rFonts w:ascii="Times New Roman" w:hAnsi="Times New Roman" w:cs="Times New Roman"/>
        </w:rPr>
      </w:pPr>
      <w:r w:rsidRPr="004A404D">
        <w:rPr>
          <w:rFonts w:ascii="Times New Roman" w:hAnsi="Times New Roman" w:cs="Times New Roman"/>
        </w:rPr>
        <w:t>Log out the user</w:t>
      </w:r>
    </w:p>
    <w:p w:rsidRPr="004A404D" w:rsidR="004C119F" w:rsidP="00EE44B6" w:rsidRDefault="004A404D" w14:paraId="70D589BF" w14:textId="23E7060E">
      <w:pPr>
        <w:pStyle w:val="ListParagraph"/>
        <w:numPr>
          <w:ilvl w:val="2"/>
          <w:numId w:val="41"/>
        </w:numPr>
        <w:rPr>
          <w:rFonts w:ascii="Times New Roman" w:hAnsi="Times New Roman" w:cs="Times New Roman"/>
        </w:rPr>
      </w:pPr>
      <w:r w:rsidRPr="004A404D">
        <w:rPr>
          <w:rFonts w:ascii="Times New Roman" w:hAnsi="Times New Roman" w:cs="Times New Roman"/>
        </w:rPr>
        <w:t xml:space="preserve">Clears the user data from </w:t>
      </w:r>
      <w:r w:rsidR="004859B8">
        <w:rPr>
          <w:rFonts w:ascii="Times New Roman" w:hAnsi="Times New Roman" w:cs="Times New Roman"/>
        </w:rPr>
        <w:t>the </w:t>
      </w:r>
      <w:r w:rsidRPr="004A404D">
        <w:rPr>
          <w:rFonts w:ascii="Times New Roman" w:hAnsi="Times New Roman" w:cs="Times New Roman"/>
        </w:rPr>
        <w:t>current state of the app</w:t>
      </w:r>
    </w:p>
    <w:p w:rsidR="00EE459B" w:rsidRDefault="00EE459B" w14:paraId="140D9FE9" w14:textId="77777777">
      <w:pPr>
        <w:rPr>
          <w:rFonts w:ascii="Times New Roman" w:hAnsi="Times New Roman" w:cs="Times New Roman"/>
          <w:b/>
          <w:bCs/>
          <w:sz w:val="28"/>
          <w:szCs w:val="28"/>
        </w:rPr>
      </w:pPr>
      <w:r>
        <w:rPr>
          <w:rFonts w:ascii="Times New Roman" w:hAnsi="Times New Roman" w:cs="Times New Roman"/>
          <w:b/>
          <w:bCs/>
          <w:sz w:val="28"/>
          <w:szCs w:val="28"/>
        </w:rPr>
        <w:br w:type="page"/>
      </w:r>
    </w:p>
    <w:p w:rsidR="00CD1AE4" w:rsidP="00CD1AE4" w:rsidRDefault="00CD1AE4" w14:paraId="1A0D311B" w14:textId="4F662EF5">
      <w:pPr>
        <w:rPr>
          <w:rFonts w:ascii="Times New Roman" w:hAnsi="Times New Roman" w:cs="Times New Roman"/>
          <w:b/>
          <w:bCs/>
          <w:sz w:val="28"/>
          <w:szCs w:val="28"/>
        </w:rPr>
      </w:pPr>
      <w:r>
        <w:rPr>
          <w:rFonts w:ascii="Times New Roman" w:hAnsi="Times New Roman" w:cs="Times New Roman"/>
          <w:b/>
          <w:bCs/>
          <w:sz w:val="28"/>
          <w:szCs w:val="28"/>
        </w:rPr>
        <w:t>4.1.</w:t>
      </w:r>
      <w:r w:rsidR="009F6DDE">
        <w:rPr>
          <w:rFonts w:ascii="Times New Roman" w:hAnsi="Times New Roman" w:cs="Times New Roman"/>
          <w:b/>
          <w:bCs/>
          <w:sz w:val="28"/>
          <w:szCs w:val="28"/>
        </w:rPr>
        <w:t>6</w:t>
      </w:r>
      <w:r>
        <w:rPr>
          <w:rFonts w:ascii="Times New Roman" w:hAnsi="Times New Roman" w:cs="Times New Roman"/>
          <w:b/>
          <w:bCs/>
          <w:sz w:val="28"/>
          <w:szCs w:val="28"/>
        </w:rPr>
        <w:t>.</w:t>
      </w:r>
      <w:r w:rsidR="009F6DDE">
        <w:rPr>
          <w:rFonts w:ascii="Times New Roman" w:hAnsi="Times New Roman" w:cs="Times New Roman"/>
          <w:b/>
          <w:bCs/>
          <w:sz w:val="28"/>
          <w:szCs w:val="28"/>
        </w:rPr>
        <w:t xml:space="preserve"> Cloud Storage</w:t>
      </w:r>
      <w:r>
        <w:rPr>
          <w:rFonts w:ascii="Times New Roman" w:hAnsi="Times New Roman" w:cs="Times New Roman"/>
          <w:b/>
          <w:bCs/>
          <w:sz w:val="28"/>
          <w:szCs w:val="28"/>
        </w:rPr>
        <w:t xml:space="preserve"> Module</w:t>
      </w:r>
    </w:p>
    <w:p w:rsidR="00B43EB5" w:rsidP="00B43EB5" w:rsidRDefault="00B43EB5" w14:paraId="70978A71" w14:textId="7B92A9CE">
      <w:pPr>
        <w:rPr>
          <w:rFonts w:ascii="Times New Roman" w:hAnsi="Times New Roman" w:cs="Times New Roman"/>
          <w:b/>
          <w:bCs/>
        </w:rPr>
      </w:pPr>
      <w:r>
        <w:rPr>
          <w:rFonts w:ascii="Times New Roman" w:hAnsi="Times New Roman" w:cs="Times New Roman"/>
          <w:b/>
          <w:bCs/>
        </w:rPr>
        <w:t>Description</w:t>
      </w:r>
    </w:p>
    <w:p w:rsidR="004A404D" w:rsidP="002C286A" w:rsidRDefault="003E015D" w14:paraId="50F9EA68" w14:textId="34383D47">
      <w:pPr>
        <w:ind w:firstLine="720"/>
        <w:rPr>
          <w:rFonts w:ascii="Times New Roman" w:hAnsi="Times New Roman" w:cs="Times New Roman"/>
          <w:b/>
          <w:bCs/>
        </w:rPr>
      </w:pPr>
      <w:r w:rsidRPr="006043D0">
        <w:rPr>
          <w:rFonts w:ascii="Times New Roman" w:hAnsi="Times New Roman" w:cs="Times New Roman"/>
        </w:rPr>
        <w:t xml:space="preserve">This module is responsible for saving the results obtained from the </w:t>
      </w:r>
      <w:r>
        <w:rPr>
          <w:rFonts w:ascii="Times New Roman" w:hAnsi="Times New Roman" w:cs="Times New Roman"/>
        </w:rPr>
        <w:t>Local Storage Query module</w:t>
      </w:r>
      <w:r w:rsidR="00FD2053">
        <w:rPr>
          <w:rFonts w:ascii="Times New Roman" w:hAnsi="Times New Roman" w:cs="Times New Roman"/>
        </w:rPr>
        <w:t xml:space="preserve"> into </w:t>
      </w:r>
      <w:r w:rsidR="00EE459B">
        <w:rPr>
          <w:rFonts w:ascii="Times New Roman" w:hAnsi="Times New Roman" w:cs="Times New Roman"/>
        </w:rPr>
        <w:t>the </w:t>
      </w:r>
      <w:r w:rsidR="00FD2053">
        <w:rPr>
          <w:rFonts w:ascii="Times New Roman" w:hAnsi="Times New Roman" w:cs="Times New Roman"/>
        </w:rPr>
        <w:t xml:space="preserve">cloud database. This module is only accessible if the </w:t>
      </w:r>
      <w:r w:rsidR="002C286A">
        <w:rPr>
          <w:rFonts w:ascii="Times New Roman" w:hAnsi="Times New Roman" w:cs="Times New Roman"/>
        </w:rPr>
        <w:t xml:space="preserve">authentication module provides a user’s information to the app. This module uses </w:t>
      </w:r>
      <w:r w:rsidR="00EE459B">
        <w:rPr>
          <w:rFonts w:ascii="Times New Roman" w:hAnsi="Times New Roman" w:cs="Times New Roman"/>
        </w:rPr>
        <w:t>F</w:t>
      </w:r>
      <w:r w:rsidR="002C286A">
        <w:rPr>
          <w:rFonts w:ascii="Times New Roman" w:hAnsi="Times New Roman" w:cs="Times New Roman"/>
        </w:rPr>
        <w:t>irebase Firestore to store all the classification data and images of the classified sherds.</w:t>
      </w:r>
    </w:p>
    <w:p w:rsidRPr="00B43EB5" w:rsidR="00B43EB5" w:rsidP="00CD1AE4" w:rsidRDefault="00B43EB5" w14:paraId="6182C39F" w14:textId="55B04871">
      <w:pPr>
        <w:rPr>
          <w:rFonts w:ascii="Times New Roman" w:hAnsi="Times New Roman" w:cs="Times New Roman"/>
          <w:b/>
          <w:bCs/>
        </w:rPr>
      </w:pPr>
      <w:r>
        <w:rPr>
          <w:rFonts w:ascii="Times New Roman" w:hAnsi="Times New Roman" w:cs="Times New Roman"/>
          <w:b/>
          <w:bCs/>
        </w:rPr>
        <w:t>UML Diagram</w:t>
      </w:r>
    </w:p>
    <w:p w:rsidR="00A50AB1" w:rsidP="00A50AB1" w:rsidRDefault="00667658" w14:paraId="27C91073" w14:textId="77777777">
      <w:pPr>
        <w:keepNext/>
      </w:pPr>
      <w:r>
        <w:rPr>
          <w:rFonts w:ascii="Times New Roman" w:hAnsi="Times New Roman" w:cs="Times New Roman"/>
          <w:b/>
          <w:bCs/>
          <w:noProof/>
          <w:sz w:val="28"/>
          <w:szCs w:val="28"/>
        </w:rPr>
        <w:drawing>
          <wp:inline distT="0" distB="0" distL="0" distR="0" wp14:anchorId="6E4AB70E" wp14:editId="04E3E139">
            <wp:extent cx="5943600" cy="1733550"/>
            <wp:effectExtent l="0" t="0" r="0" b="0"/>
            <wp:docPr id="9807884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rsidRPr="00A50AB1" w:rsidR="00A24CBA" w:rsidP="00A50AB1" w:rsidRDefault="00A50AB1" w14:paraId="5194EEE2" w14:textId="46BEC58E">
      <w:pPr>
        <w:pStyle w:val="Caption"/>
        <w:jc w:val="center"/>
        <w:rPr>
          <w:rFonts w:ascii="Times New Roman" w:hAnsi="Times New Roman" w:cs="Times New Roman"/>
          <w:color w:val="auto"/>
          <w:sz w:val="28"/>
          <w:szCs w:val="28"/>
        </w:rPr>
      </w:pPr>
      <w:r w:rsidRPr="00A50AB1">
        <w:rPr>
          <w:color w:val="auto"/>
        </w:rPr>
        <w:t xml:space="preserve">Figure </w:t>
      </w:r>
      <w:r w:rsidRPr="00A50AB1">
        <w:rPr>
          <w:color w:val="auto"/>
        </w:rPr>
        <w:fldChar w:fldCharType="begin"/>
      </w:r>
      <w:r w:rsidRPr="00A50AB1">
        <w:rPr>
          <w:color w:val="auto"/>
        </w:rPr>
        <w:instrText xml:space="preserve"> SEQ Figure \* ARABIC </w:instrText>
      </w:r>
      <w:r w:rsidRPr="00A50AB1">
        <w:rPr>
          <w:color w:val="auto"/>
        </w:rPr>
        <w:fldChar w:fldCharType="separate"/>
      </w:r>
      <w:r w:rsidR="00691259">
        <w:rPr>
          <w:noProof/>
          <w:color w:val="auto"/>
        </w:rPr>
        <w:t>8</w:t>
      </w:r>
      <w:r w:rsidRPr="00A50AB1">
        <w:rPr>
          <w:color w:val="auto"/>
        </w:rPr>
        <w:fldChar w:fldCharType="end"/>
      </w:r>
      <w:r w:rsidRPr="00A50AB1">
        <w:rPr>
          <w:color w:val="auto"/>
        </w:rPr>
        <w:t>: Cloud Storage module UML class diagram</w:t>
      </w:r>
    </w:p>
    <w:p w:rsidR="002C286A" w:rsidP="002C286A" w:rsidRDefault="002C286A" w14:paraId="61097F85" w14:textId="4A6EA59B">
      <w:pPr>
        <w:rPr>
          <w:rFonts w:ascii="Times New Roman" w:hAnsi="Times New Roman" w:cs="Times New Roman"/>
          <w:b/>
          <w:bCs/>
        </w:rPr>
      </w:pPr>
      <w:r>
        <w:rPr>
          <w:rFonts w:ascii="Times New Roman" w:hAnsi="Times New Roman" w:cs="Times New Roman"/>
          <w:b/>
          <w:bCs/>
        </w:rPr>
        <w:t>Public Interface Details</w:t>
      </w:r>
    </w:p>
    <w:p w:rsidR="002C286A" w:rsidP="004613CC" w:rsidRDefault="004613CC" w14:paraId="2962C929" w14:textId="062D95F9">
      <w:pPr>
        <w:pStyle w:val="ListParagraph"/>
        <w:numPr>
          <w:ilvl w:val="0"/>
          <w:numId w:val="42"/>
        </w:numPr>
        <w:rPr>
          <w:rFonts w:ascii="Times New Roman" w:hAnsi="Times New Roman" w:cs="Times New Roman"/>
          <w:b/>
          <w:bCs/>
        </w:rPr>
      </w:pPr>
      <w:proofErr w:type="spellStart"/>
      <w:r>
        <w:rPr>
          <w:rFonts w:ascii="Times New Roman" w:hAnsi="Times New Roman" w:cs="Times New Roman"/>
          <w:b/>
          <w:bCs/>
        </w:rPr>
        <w:t>uploadClassificationsToCloud</w:t>
      </w:r>
      <w:proofErr w:type="spellEnd"/>
    </w:p>
    <w:p w:rsidRPr="00B563DE" w:rsidR="004613CC" w:rsidP="004613CC" w:rsidRDefault="004613CC" w14:paraId="12934DC7" w14:textId="72A27BA2">
      <w:pPr>
        <w:pStyle w:val="ListParagraph"/>
        <w:numPr>
          <w:ilvl w:val="1"/>
          <w:numId w:val="42"/>
        </w:numPr>
        <w:rPr>
          <w:rFonts w:ascii="Times New Roman" w:hAnsi="Times New Roman" w:cs="Times New Roman"/>
          <w:b/>
          <w:bCs/>
        </w:rPr>
      </w:pPr>
      <w:r>
        <w:rPr>
          <w:rFonts w:ascii="Times New Roman" w:hAnsi="Times New Roman" w:cs="Times New Roman"/>
          <w:b/>
          <w:bCs/>
        </w:rPr>
        <w:t xml:space="preserve">Description: </w:t>
      </w:r>
      <w:r>
        <w:rPr>
          <w:rFonts w:ascii="Times New Roman" w:hAnsi="Times New Roman" w:cs="Times New Roman"/>
        </w:rPr>
        <w:t>This method uploads all key-value classification data in Map&lt;String, Dynamic&gt; data type to the Firebase Firestore database</w:t>
      </w:r>
      <w:r w:rsidR="00EE459B">
        <w:rPr>
          <w:rFonts w:ascii="Times New Roman" w:hAnsi="Times New Roman" w:cs="Times New Roman"/>
        </w:rPr>
        <w:t>,</w:t>
      </w:r>
      <w:r>
        <w:rPr>
          <w:rFonts w:ascii="Times New Roman" w:hAnsi="Times New Roman" w:cs="Times New Roman"/>
        </w:rPr>
        <w:t xml:space="preserve"> and then </w:t>
      </w:r>
      <w:r w:rsidR="009420FE">
        <w:rPr>
          <w:rFonts w:ascii="Times New Roman" w:hAnsi="Times New Roman" w:cs="Times New Roman"/>
        </w:rPr>
        <w:t xml:space="preserve">uploads the image of the sherd to </w:t>
      </w:r>
      <w:r w:rsidR="00AB0414">
        <w:rPr>
          <w:rFonts w:ascii="Times New Roman" w:hAnsi="Times New Roman" w:cs="Times New Roman"/>
        </w:rPr>
        <w:t xml:space="preserve">Firebase Firestore. Once the image is </w:t>
      </w:r>
      <w:proofErr w:type="gramStart"/>
      <w:r w:rsidR="00B563DE">
        <w:rPr>
          <w:rFonts w:ascii="Times New Roman" w:hAnsi="Times New Roman" w:cs="Times New Roman"/>
        </w:rPr>
        <w:t>uploaded</w:t>
      </w:r>
      <w:r w:rsidR="00EE459B">
        <w:rPr>
          <w:rFonts w:ascii="Times New Roman" w:hAnsi="Times New Roman" w:cs="Times New Roman"/>
        </w:rPr>
        <w:t xml:space="preserve">, </w:t>
      </w:r>
      <w:r w:rsidR="00B563DE">
        <w:rPr>
          <w:rFonts w:ascii="Times New Roman" w:hAnsi="Times New Roman" w:cs="Times New Roman"/>
        </w:rPr>
        <w:t xml:space="preserve"> it</w:t>
      </w:r>
      <w:proofErr w:type="gramEnd"/>
      <w:r w:rsidR="00B563DE">
        <w:rPr>
          <w:rFonts w:ascii="Times New Roman" w:hAnsi="Times New Roman" w:cs="Times New Roman"/>
        </w:rPr>
        <w:t xml:space="preserve"> then retrieves the link for </w:t>
      </w:r>
      <w:r w:rsidR="00EE459B">
        <w:rPr>
          <w:rFonts w:ascii="Times New Roman" w:hAnsi="Times New Roman" w:cs="Times New Roman"/>
        </w:rPr>
        <w:t xml:space="preserve">the </w:t>
      </w:r>
      <w:r w:rsidR="00B563DE">
        <w:rPr>
          <w:rFonts w:ascii="Times New Roman" w:hAnsi="Times New Roman" w:cs="Times New Roman"/>
        </w:rPr>
        <w:t>image file and saves it in the database for the respective sherd.</w:t>
      </w:r>
    </w:p>
    <w:p w:rsidR="00B563DE" w:rsidP="004613CC" w:rsidRDefault="00B563DE" w14:paraId="70E57B63" w14:textId="3DEC0A18">
      <w:pPr>
        <w:pStyle w:val="ListParagraph"/>
        <w:numPr>
          <w:ilvl w:val="1"/>
          <w:numId w:val="42"/>
        </w:numPr>
        <w:rPr>
          <w:rFonts w:ascii="Times New Roman" w:hAnsi="Times New Roman" w:cs="Times New Roman"/>
          <w:b/>
          <w:bCs/>
        </w:rPr>
      </w:pPr>
      <w:r>
        <w:rPr>
          <w:rFonts w:ascii="Times New Roman" w:hAnsi="Times New Roman" w:cs="Times New Roman"/>
          <w:b/>
          <w:bCs/>
        </w:rPr>
        <w:t>Return Type: Future&lt;void&gt;</w:t>
      </w:r>
    </w:p>
    <w:p w:rsidR="00B563DE" w:rsidP="004613CC" w:rsidRDefault="00B563DE" w14:paraId="356AA9E7" w14:textId="7C9C6C61">
      <w:pPr>
        <w:pStyle w:val="ListParagraph"/>
        <w:numPr>
          <w:ilvl w:val="1"/>
          <w:numId w:val="42"/>
        </w:numPr>
        <w:rPr>
          <w:rFonts w:ascii="Times New Roman" w:hAnsi="Times New Roman" w:cs="Times New Roman"/>
          <w:b/>
          <w:bCs/>
        </w:rPr>
      </w:pPr>
      <w:r>
        <w:rPr>
          <w:rFonts w:ascii="Times New Roman" w:hAnsi="Times New Roman" w:cs="Times New Roman"/>
          <w:b/>
          <w:bCs/>
        </w:rPr>
        <w:t>Services Provided:</w:t>
      </w:r>
    </w:p>
    <w:p w:rsidR="00B563DE" w:rsidP="003476E1" w:rsidRDefault="006D557C" w14:paraId="71A80A4B" w14:textId="5E6DDDC7">
      <w:pPr>
        <w:pStyle w:val="ListParagraph"/>
        <w:numPr>
          <w:ilvl w:val="2"/>
          <w:numId w:val="42"/>
        </w:numPr>
        <w:rPr>
          <w:rFonts w:ascii="Times New Roman" w:hAnsi="Times New Roman" w:cs="Times New Roman"/>
        </w:rPr>
      </w:pPr>
      <w:r w:rsidRPr="006D557C">
        <w:rPr>
          <w:rFonts w:ascii="Times New Roman" w:hAnsi="Times New Roman" w:cs="Times New Roman"/>
        </w:rPr>
        <w:t xml:space="preserve">Upload classification results to </w:t>
      </w:r>
      <w:r w:rsidR="00EE459B">
        <w:rPr>
          <w:rFonts w:ascii="Times New Roman" w:hAnsi="Times New Roman" w:cs="Times New Roman"/>
        </w:rPr>
        <w:t>the </w:t>
      </w:r>
      <w:r w:rsidRPr="006D557C">
        <w:rPr>
          <w:rFonts w:ascii="Times New Roman" w:hAnsi="Times New Roman" w:cs="Times New Roman"/>
        </w:rPr>
        <w:t>Firestore database</w:t>
      </w:r>
    </w:p>
    <w:p w:rsidRPr="00A41F86" w:rsidR="002C286A" w:rsidP="00CD1AE4" w:rsidRDefault="006D557C" w14:paraId="12444B4D" w14:textId="7C780B3B">
      <w:pPr>
        <w:pStyle w:val="ListParagraph"/>
        <w:numPr>
          <w:ilvl w:val="2"/>
          <w:numId w:val="42"/>
        </w:numPr>
        <w:rPr>
          <w:rFonts w:ascii="Times New Roman" w:hAnsi="Times New Roman" w:cs="Times New Roman"/>
        </w:rPr>
      </w:pPr>
      <w:r>
        <w:rPr>
          <w:rFonts w:ascii="Times New Roman" w:hAnsi="Times New Roman" w:cs="Times New Roman"/>
        </w:rPr>
        <w:t xml:space="preserve">Upload </w:t>
      </w:r>
      <w:r w:rsidR="000C046A">
        <w:rPr>
          <w:rFonts w:ascii="Times New Roman" w:hAnsi="Times New Roman" w:cs="Times New Roman"/>
        </w:rPr>
        <w:t>an </w:t>
      </w:r>
      <w:r>
        <w:rPr>
          <w:rFonts w:ascii="Times New Roman" w:hAnsi="Times New Roman" w:cs="Times New Roman"/>
        </w:rPr>
        <w:t xml:space="preserve">image file associated with the </w:t>
      </w:r>
      <w:r w:rsidR="00A41F86">
        <w:rPr>
          <w:rFonts w:ascii="Times New Roman" w:hAnsi="Times New Roman" w:cs="Times New Roman"/>
        </w:rPr>
        <w:t>classification data of a sherd</w:t>
      </w:r>
    </w:p>
    <w:p w:rsidR="00CD1AE4" w:rsidP="00CD1AE4" w:rsidRDefault="00CD1AE4" w14:paraId="06F722B4" w14:textId="31BDDFFC">
      <w:pPr>
        <w:rPr>
          <w:rFonts w:ascii="Times New Roman" w:hAnsi="Times New Roman" w:cs="Times New Roman"/>
          <w:b/>
          <w:bCs/>
          <w:sz w:val="28"/>
          <w:szCs w:val="28"/>
        </w:rPr>
      </w:pPr>
      <w:r>
        <w:rPr>
          <w:rFonts w:ascii="Times New Roman" w:hAnsi="Times New Roman" w:cs="Times New Roman"/>
          <w:b/>
          <w:bCs/>
          <w:sz w:val="28"/>
          <w:szCs w:val="28"/>
        </w:rPr>
        <w:t>4.1.</w:t>
      </w:r>
      <w:r w:rsidR="009F6DDE">
        <w:rPr>
          <w:rFonts w:ascii="Times New Roman" w:hAnsi="Times New Roman" w:cs="Times New Roman"/>
          <w:b/>
          <w:bCs/>
          <w:sz w:val="28"/>
          <w:szCs w:val="28"/>
        </w:rPr>
        <w:t>7</w:t>
      </w:r>
      <w:r>
        <w:rPr>
          <w:rFonts w:ascii="Times New Roman" w:hAnsi="Times New Roman" w:cs="Times New Roman"/>
          <w:b/>
          <w:bCs/>
          <w:sz w:val="28"/>
          <w:szCs w:val="28"/>
        </w:rPr>
        <w:t>.</w:t>
      </w:r>
      <w:r w:rsidR="009F6DDE">
        <w:rPr>
          <w:rFonts w:ascii="Times New Roman" w:hAnsi="Times New Roman" w:cs="Times New Roman"/>
          <w:b/>
          <w:bCs/>
          <w:sz w:val="28"/>
          <w:szCs w:val="28"/>
        </w:rPr>
        <w:t xml:space="preserve"> Cloud Storage Query</w:t>
      </w:r>
      <w:r>
        <w:rPr>
          <w:rFonts w:ascii="Times New Roman" w:hAnsi="Times New Roman" w:cs="Times New Roman"/>
          <w:b/>
          <w:bCs/>
          <w:sz w:val="28"/>
          <w:szCs w:val="28"/>
        </w:rPr>
        <w:t xml:space="preserve"> Module</w:t>
      </w:r>
    </w:p>
    <w:p w:rsidR="00B43EB5" w:rsidP="00B43EB5" w:rsidRDefault="00B43EB5" w14:paraId="06B07F9D" w14:textId="3DFEB846">
      <w:pPr>
        <w:rPr>
          <w:rFonts w:ascii="Times New Roman" w:hAnsi="Times New Roman" w:cs="Times New Roman"/>
          <w:b/>
          <w:bCs/>
        </w:rPr>
      </w:pPr>
      <w:r>
        <w:rPr>
          <w:rFonts w:ascii="Times New Roman" w:hAnsi="Times New Roman" w:cs="Times New Roman"/>
          <w:b/>
          <w:bCs/>
        </w:rPr>
        <w:t>Description</w:t>
      </w:r>
    </w:p>
    <w:p w:rsidRPr="00A41F86" w:rsidR="00A41F86" w:rsidP="00B43EB5" w:rsidRDefault="00A41F86" w14:paraId="5F01F5E7" w14:textId="3F219FC1">
      <w:pPr>
        <w:rPr>
          <w:rFonts w:ascii="Times New Roman" w:hAnsi="Times New Roman" w:cs="Times New Roman"/>
        </w:rPr>
      </w:pPr>
      <w:r>
        <w:rPr>
          <w:rFonts w:ascii="Times New Roman" w:hAnsi="Times New Roman" w:cs="Times New Roman"/>
          <w:b/>
          <w:bCs/>
        </w:rPr>
        <w:tab/>
      </w:r>
      <w:r w:rsidRPr="00A41F86">
        <w:rPr>
          <w:rFonts w:ascii="Times New Roman" w:hAnsi="Times New Roman" w:cs="Times New Roman"/>
        </w:rPr>
        <w:t xml:space="preserve">The </w:t>
      </w:r>
      <w:r>
        <w:rPr>
          <w:rFonts w:ascii="Times New Roman" w:hAnsi="Times New Roman" w:cs="Times New Roman"/>
        </w:rPr>
        <w:t xml:space="preserve">Cloud Storage query module is responsible for querying the </w:t>
      </w:r>
      <w:r w:rsidR="00720DB5">
        <w:rPr>
          <w:rFonts w:ascii="Times New Roman" w:hAnsi="Times New Roman" w:cs="Times New Roman"/>
        </w:rPr>
        <w:t>classification data uploaded into the</w:t>
      </w:r>
      <w:r w:rsidR="003C4D10">
        <w:rPr>
          <w:rFonts w:ascii="Times New Roman" w:hAnsi="Times New Roman" w:cs="Times New Roman"/>
        </w:rPr>
        <w:t xml:space="preserve"> Firebase Firestore database</w:t>
      </w:r>
      <w:r w:rsidR="00720DB5">
        <w:rPr>
          <w:rFonts w:ascii="Times New Roman" w:hAnsi="Times New Roman" w:cs="Times New Roman"/>
        </w:rPr>
        <w:t>. Th</w:t>
      </w:r>
      <w:r w:rsidR="00F506D2">
        <w:rPr>
          <w:rFonts w:ascii="Times New Roman" w:hAnsi="Times New Roman" w:cs="Times New Roman"/>
        </w:rPr>
        <w:t>is module looks for all the classification data uploaded to the database by the logged</w:t>
      </w:r>
      <w:r w:rsidR="00EE459B">
        <w:rPr>
          <w:rFonts w:ascii="Times New Roman" w:hAnsi="Times New Roman" w:cs="Times New Roman"/>
        </w:rPr>
        <w:t>-</w:t>
      </w:r>
      <w:r w:rsidR="00F506D2">
        <w:rPr>
          <w:rFonts w:ascii="Times New Roman" w:hAnsi="Times New Roman" w:cs="Times New Roman"/>
        </w:rPr>
        <w:t>in user. The query discard</w:t>
      </w:r>
      <w:r w:rsidR="000C046A">
        <w:rPr>
          <w:rFonts w:ascii="Times New Roman" w:hAnsi="Times New Roman" w:cs="Times New Roman"/>
        </w:rPr>
        <w:t>s</w:t>
      </w:r>
      <w:r w:rsidR="00F506D2">
        <w:rPr>
          <w:rFonts w:ascii="Times New Roman" w:hAnsi="Times New Roman" w:cs="Times New Roman"/>
        </w:rPr>
        <w:t xml:space="preserve"> data uploaded by other users and gets the queries from the logged</w:t>
      </w:r>
      <w:r w:rsidR="00EE459B">
        <w:rPr>
          <w:rFonts w:ascii="Times New Roman" w:hAnsi="Times New Roman" w:cs="Times New Roman"/>
        </w:rPr>
        <w:t>-</w:t>
      </w:r>
      <w:r w:rsidR="00F506D2">
        <w:rPr>
          <w:rFonts w:ascii="Times New Roman" w:hAnsi="Times New Roman" w:cs="Times New Roman"/>
        </w:rPr>
        <w:t>in user</w:t>
      </w:r>
      <w:r w:rsidR="003C4D10">
        <w:rPr>
          <w:rFonts w:ascii="Times New Roman" w:hAnsi="Times New Roman" w:cs="Times New Roman"/>
        </w:rPr>
        <w:t>.</w:t>
      </w:r>
    </w:p>
    <w:p w:rsidR="00740EC9" w:rsidRDefault="00740EC9" w14:paraId="1B9AF21D" w14:textId="77777777">
      <w:pPr>
        <w:rPr>
          <w:rFonts w:ascii="Times New Roman" w:hAnsi="Times New Roman" w:cs="Times New Roman"/>
          <w:b/>
          <w:bCs/>
        </w:rPr>
      </w:pPr>
      <w:r>
        <w:rPr>
          <w:rFonts w:ascii="Times New Roman" w:hAnsi="Times New Roman" w:cs="Times New Roman"/>
          <w:b/>
          <w:bCs/>
        </w:rPr>
        <w:br w:type="page"/>
      </w:r>
    </w:p>
    <w:p w:rsidRPr="00740EC9" w:rsidR="00B43EB5" w:rsidP="00CD1AE4" w:rsidRDefault="00B43EB5" w14:paraId="76B4871E" w14:textId="3F2A6918">
      <w:pPr>
        <w:rPr>
          <w:rFonts w:ascii="Times New Roman" w:hAnsi="Times New Roman" w:cs="Times New Roman"/>
          <w:b/>
        </w:rPr>
      </w:pPr>
      <w:r>
        <w:rPr>
          <w:rFonts w:ascii="Times New Roman" w:hAnsi="Times New Roman" w:cs="Times New Roman"/>
          <w:b/>
          <w:bCs/>
        </w:rPr>
        <w:t>UML Diagram</w:t>
      </w:r>
    </w:p>
    <w:p w:rsidR="00E628F9" w:rsidP="00E628F9" w:rsidRDefault="00A83B48" w14:paraId="4DE8C9F7" w14:textId="77777777">
      <w:pPr>
        <w:keepNext/>
      </w:pPr>
      <w:r>
        <w:rPr>
          <w:rFonts w:ascii="Times New Roman" w:hAnsi="Times New Roman" w:cs="Times New Roman"/>
          <w:b/>
          <w:bCs/>
          <w:noProof/>
          <w:sz w:val="28"/>
          <w:szCs w:val="28"/>
        </w:rPr>
        <w:drawing>
          <wp:inline distT="0" distB="0" distL="0" distR="0" wp14:anchorId="7B8457F4" wp14:editId="701F0A4C">
            <wp:extent cx="5937250" cy="2368550"/>
            <wp:effectExtent l="0" t="0" r="6350" b="0"/>
            <wp:docPr id="989614908" name="Picture 17"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14908" name="Picture 17" descr="A black background with white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2368550"/>
                    </a:xfrm>
                    <a:prstGeom prst="rect">
                      <a:avLst/>
                    </a:prstGeom>
                    <a:noFill/>
                    <a:ln>
                      <a:noFill/>
                    </a:ln>
                  </pic:spPr>
                </pic:pic>
              </a:graphicData>
            </a:graphic>
          </wp:inline>
        </w:drawing>
      </w:r>
    </w:p>
    <w:p w:rsidRPr="00E628F9" w:rsidR="00A83B48" w:rsidP="00E628F9" w:rsidRDefault="00E628F9" w14:paraId="3662EAB1" w14:textId="490FBFCB">
      <w:pPr>
        <w:pStyle w:val="Caption"/>
        <w:jc w:val="center"/>
        <w:rPr>
          <w:rFonts w:ascii="Times New Roman" w:hAnsi="Times New Roman" w:cs="Times New Roman"/>
          <w:b/>
          <w:bCs/>
          <w:color w:val="auto"/>
          <w:sz w:val="28"/>
          <w:szCs w:val="28"/>
        </w:rPr>
      </w:pPr>
      <w:r w:rsidRPr="00E628F9">
        <w:rPr>
          <w:color w:val="auto"/>
        </w:rPr>
        <w:t xml:space="preserve">Figure </w:t>
      </w:r>
      <w:r w:rsidRPr="00E628F9">
        <w:rPr>
          <w:color w:val="auto"/>
        </w:rPr>
        <w:fldChar w:fldCharType="begin"/>
      </w:r>
      <w:r w:rsidRPr="00E628F9">
        <w:rPr>
          <w:color w:val="auto"/>
        </w:rPr>
        <w:instrText xml:space="preserve"> SEQ Figure \* ARABIC </w:instrText>
      </w:r>
      <w:r w:rsidRPr="00E628F9">
        <w:rPr>
          <w:color w:val="auto"/>
        </w:rPr>
        <w:fldChar w:fldCharType="separate"/>
      </w:r>
      <w:r w:rsidR="00691259">
        <w:rPr>
          <w:noProof/>
          <w:color w:val="auto"/>
        </w:rPr>
        <w:t>9</w:t>
      </w:r>
      <w:r w:rsidRPr="00E628F9">
        <w:rPr>
          <w:color w:val="auto"/>
        </w:rPr>
        <w:fldChar w:fldCharType="end"/>
      </w:r>
      <w:r w:rsidRPr="00E628F9">
        <w:rPr>
          <w:color w:val="auto"/>
        </w:rPr>
        <w:t xml:space="preserve">: </w:t>
      </w:r>
      <w:r>
        <w:rPr>
          <w:color w:val="auto"/>
        </w:rPr>
        <w:t>Local</w:t>
      </w:r>
      <w:r w:rsidRPr="00E628F9">
        <w:rPr>
          <w:color w:val="auto"/>
        </w:rPr>
        <w:t xml:space="preserve"> Storage Query module UML class diagram</w:t>
      </w:r>
    </w:p>
    <w:p w:rsidR="003C4D10" w:rsidP="003C4D10" w:rsidRDefault="003C4D10" w14:paraId="4FB3608E" w14:textId="3EA96C50">
      <w:pPr>
        <w:rPr>
          <w:rFonts w:ascii="Times New Roman" w:hAnsi="Times New Roman" w:cs="Times New Roman"/>
          <w:b/>
          <w:bCs/>
        </w:rPr>
      </w:pPr>
      <w:r>
        <w:rPr>
          <w:rFonts w:ascii="Times New Roman" w:hAnsi="Times New Roman" w:cs="Times New Roman"/>
          <w:b/>
          <w:bCs/>
        </w:rPr>
        <w:t>Public Interface Details</w:t>
      </w:r>
    </w:p>
    <w:p w:rsidR="003C4D10" w:rsidP="0074574A" w:rsidRDefault="0074574A" w14:paraId="1F6DBB33" w14:textId="28C0EAD2">
      <w:pPr>
        <w:pStyle w:val="ListParagraph"/>
        <w:numPr>
          <w:ilvl w:val="0"/>
          <w:numId w:val="43"/>
        </w:numPr>
        <w:rPr>
          <w:rFonts w:ascii="Times New Roman" w:hAnsi="Times New Roman" w:cs="Times New Roman"/>
          <w:b/>
          <w:bCs/>
        </w:rPr>
      </w:pPr>
      <w:proofErr w:type="spellStart"/>
      <w:r w:rsidRPr="0074574A">
        <w:rPr>
          <w:rFonts w:ascii="Times New Roman" w:hAnsi="Times New Roman" w:cs="Times New Roman"/>
          <w:b/>
          <w:bCs/>
        </w:rPr>
        <w:t>loadClassificationsFromCloud</w:t>
      </w:r>
      <w:proofErr w:type="spellEnd"/>
    </w:p>
    <w:p w:rsidRPr="0074574A" w:rsidR="0074574A" w:rsidP="0074574A" w:rsidRDefault="0074574A" w14:paraId="67C13287" w14:textId="24281F2C">
      <w:pPr>
        <w:pStyle w:val="ListParagraph"/>
        <w:numPr>
          <w:ilvl w:val="1"/>
          <w:numId w:val="43"/>
        </w:numPr>
        <w:rPr>
          <w:rFonts w:ascii="Times New Roman" w:hAnsi="Times New Roman" w:cs="Times New Roman"/>
          <w:b/>
          <w:bCs/>
        </w:rPr>
      </w:pPr>
      <w:r>
        <w:rPr>
          <w:rFonts w:ascii="Times New Roman" w:hAnsi="Times New Roman" w:cs="Times New Roman"/>
          <w:b/>
          <w:bCs/>
        </w:rPr>
        <w:t xml:space="preserve">Description: </w:t>
      </w:r>
      <w:r w:rsidRPr="0074574A">
        <w:rPr>
          <w:rFonts w:ascii="Times New Roman" w:hAnsi="Times New Roman" w:cs="Times New Roman"/>
        </w:rPr>
        <w:t>This</w:t>
      </w:r>
      <w:r>
        <w:rPr>
          <w:rFonts w:ascii="Times New Roman" w:hAnsi="Times New Roman" w:cs="Times New Roman"/>
          <w:b/>
          <w:bCs/>
        </w:rPr>
        <w:t xml:space="preserve"> </w:t>
      </w:r>
      <w:r w:rsidRPr="0074574A">
        <w:rPr>
          <w:rFonts w:ascii="Times New Roman" w:hAnsi="Times New Roman" w:cs="Times New Roman"/>
        </w:rPr>
        <w:t>interface loads</w:t>
      </w:r>
      <w:r>
        <w:rPr>
          <w:rFonts w:ascii="Times New Roman" w:hAnsi="Times New Roman" w:cs="Times New Roman"/>
        </w:rPr>
        <w:t xml:space="preserve"> all the classification</w:t>
      </w:r>
      <w:r w:rsidR="007E513A">
        <w:rPr>
          <w:rFonts w:ascii="Times New Roman" w:hAnsi="Times New Roman" w:cs="Times New Roman"/>
        </w:rPr>
        <w:t>s</w:t>
      </w:r>
      <w:r>
        <w:rPr>
          <w:rFonts w:ascii="Times New Roman" w:hAnsi="Times New Roman" w:cs="Times New Roman"/>
        </w:rPr>
        <w:t xml:space="preserve"> uploaded to the cloud database by the logged</w:t>
      </w:r>
      <w:r w:rsidR="007E513A">
        <w:rPr>
          <w:rFonts w:ascii="Times New Roman" w:hAnsi="Times New Roman" w:cs="Times New Roman"/>
        </w:rPr>
        <w:t>-</w:t>
      </w:r>
      <w:r>
        <w:rPr>
          <w:rFonts w:ascii="Times New Roman" w:hAnsi="Times New Roman" w:cs="Times New Roman"/>
        </w:rPr>
        <w:t>in user.</w:t>
      </w:r>
    </w:p>
    <w:p w:rsidRPr="00240260" w:rsidR="0074574A" w:rsidP="0074574A" w:rsidRDefault="0074574A" w14:paraId="0B796B6B" w14:textId="06AE58F9">
      <w:pPr>
        <w:pStyle w:val="ListParagraph"/>
        <w:numPr>
          <w:ilvl w:val="1"/>
          <w:numId w:val="43"/>
        </w:numPr>
        <w:rPr>
          <w:rFonts w:ascii="Times New Roman" w:hAnsi="Times New Roman" w:cs="Times New Roman"/>
          <w:b/>
          <w:bCs/>
        </w:rPr>
      </w:pPr>
      <w:r>
        <w:rPr>
          <w:rFonts w:ascii="Times New Roman" w:hAnsi="Times New Roman" w:cs="Times New Roman"/>
          <w:b/>
          <w:bCs/>
        </w:rPr>
        <w:t xml:space="preserve">Return Type: </w:t>
      </w:r>
      <w:r w:rsidRPr="00240260" w:rsidR="00240260">
        <w:rPr>
          <w:rFonts w:ascii="Times New Roman" w:hAnsi="Times New Roman" w:cs="Times New Roman"/>
        </w:rPr>
        <w:t>Future&lt;Map&lt;String, dynamic&gt;&gt;</w:t>
      </w:r>
    </w:p>
    <w:p w:rsidR="00240260" w:rsidP="0074574A" w:rsidRDefault="00815792" w14:paraId="08E4D7C4" w14:textId="7B1558C5">
      <w:pPr>
        <w:pStyle w:val="ListParagraph"/>
        <w:numPr>
          <w:ilvl w:val="1"/>
          <w:numId w:val="43"/>
        </w:numPr>
        <w:rPr>
          <w:rFonts w:ascii="Times New Roman" w:hAnsi="Times New Roman" w:cs="Times New Roman"/>
          <w:b/>
          <w:bCs/>
        </w:rPr>
      </w:pPr>
      <w:r>
        <w:rPr>
          <w:rFonts w:ascii="Times New Roman" w:hAnsi="Times New Roman" w:cs="Times New Roman"/>
          <w:b/>
          <w:bCs/>
        </w:rPr>
        <w:t>Services Provided:</w:t>
      </w:r>
    </w:p>
    <w:p w:rsidR="00815792" w:rsidP="00815792" w:rsidRDefault="00815792" w14:paraId="53D605C3" w14:textId="5AF1FD6E">
      <w:pPr>
        <w:pStyle w:val="ListParagraph"/>
        <w:numPr>
          <w:ilvl w:val="2"/>
          <w:numId w:val="43"/>
        </w:numPr>
        <w:rPr>
          <w:rFonts w:ascii="Times New Roman" w:hAnsi="Times New Roman" w:cs="Times New Roman"/>
        </w:rPr>
      </w:pPr>
      <w:r w:rsidRPr="00815792">
        <w:rPr>
          <w:rFonts w:ascii="Times New Roman" w:hAnsi="Times New Roman" w:cs="Times New Roman"/>
        </w:rPr>
        <w:t>Ability to load classification data from Firebase Firestore</w:t>
      </w:r>
    </w:p>
    <w:p w:rsidR="00815792" w:rsidP="00815792" w:rsidRDefault="00815792" w14:paraId="223BD80A" w14:textId="76A25D1E">
      <w:pPr>
        <w:pStyle w:val="ListParagraph"/>
        <w:numPr>
          <w:ilvl w:val="2"/>
          <w:numId w:val="43"/>
        </w:numPr>
        <w:rPr>
          <w:rFonts w:ascii="Times New Roman" w:hAnsi="Times New Roman" w:cs="Times New Roman"/>
        </w:rPr>
      </w:pPr>
      <w:r>
        <w:rPr>
          <w:rFonts w:ascii="Times New Roman" w:hAnsi="Times New Roman" w:cs="Times New Roman"/>
        </w:rPr>
        <w:t xml:space="preserve">Only </w:t>
      </w:r>
      <w:r w:rsidR="005F43CE">
        <w:rPr>
          <w:rFonts w:ascii="Times New Roman" w:hAnsi="Times New Roman" w:cs="Times New Roman"/>
        </w:rPr>
        <w:t>load classification data uploaded by the logged</w:t>
      </w:r>
      <w:r w:rsidR="007E513A">
        <w:rPr>
          <w:rFonts w:ascii="Times New Roman" w:hAnsi="Times New Roman" w:cs="Times New Roman"/>
        </w:rPr>
        <w:t>-</w:t>
      </w:r>
      <w:r w:rsidR="005F43CE">
        <w:rPr>
          <w:rFonts w:ascii="Times New Roman" w:hAnsi="Times New Roman" w:cs="Times New Roman"/>
        </w:rPr>
        <w:t>in user</w:t>
      </w:r>
    </w:p>
    <w:p w:rsidRPr="00815792" w:rsidR="005F43CE" w:rsidP="00815792" w:rsidRDefault="00DB7281" w14:paraId="442F7045" w14:textId="6C594E01">
      <w:pPr>
        <w:pStyle w:val="ListParagraph"/>
        <w:numPr>
          <w:ilvl w:val="2"/>
          <w:numId w:val="43"/>
        </w:numPr>
        <w:rPr>
          <w:rFonts w:ascii="Times New Roman" w:hAnsi="Times New Roman" w:cs="Times New Roman"/>
        </w:rPr>
      </w:pPr>
      <w:r>
        <w:rPr>
          <w:rFonts w:ascii="Times New Roman" w:hAnsi="Times New Roman" w:cs="Times New Roman"/>
        </w:rPr>
        <w:t>Format data in dart</w:t>
      </w:r>
      <w:r w:rsidR="007E513A">
        <w:rPr>
          <w:rFonts w:ascii="Times New Roman" w:hAnsi="Times New Roman" w:cs="Times New Roman"/>
        </w:rPr>
        <w:t>-</w:t>
      </w:r>
      <w:r>
        <w:rPr>
          <w:rFonts w:ascii="Times New Roman" w:hAnsi="Times New Roman" w:cs="Times New Roman"/>
        </w:rPr>
        <w:t>compatible data type i.e., Map&lt;String, dynamic&gt;</w:t>
      </w:r>
    </w:p>
    <w:p w:rsidR="00B43EB5" w:rsidP="00CD1AE4" w:rsidRDefault="00CD1AE4" w14:paraId="2BD8E30F" w14:textId="34F7BF2C">
      <w:pPr>
        <w:rPr>
          <w:rFonts w:ascii="Times New Roman" w:hAnsi="Times New Roman" w:cs="Times New Roman"/>
          <w:b/>
          <w:bCs/>
          <w:sz w:val="28"/>
          <w:szCs w:val="28"/>
        </w:rPr>
      </w:pPr>
      <w:r>
        <w:rPr>
          <w:rFonts w:ascii="Times New Roman" w:hAnsi="Times New Roman" w:cs="Times New Roman"/>
          <w:b/>
          <w:bCs/>
          <w:sz w:val="28"/>
          <w:szCs w:val="28"/>
        </w:rPr>
        <w:t>4.1.</w:t>
      </w:r>
      <w:r w:rsidR="009F6DDE">
        <w:rPr>
          <w:rFonts w:ascii="Times New Roman" w:hAnsi="Times New Roman" w:cs="Times New Roman"/>
          <w:b/>
          <w:bCs/>
          <w:sz w:val="28"/>
          <w:szCs w:val="28"/>
        </w:rPr>
        <w:t>8</w:t>
      </w:r>
      <w:r>
        <w:rPr>
          <w:rFonts w:ascii="Times New Roman" w:hAnsi="Times New Roman" w:cs="Times New Roman"/>
          <w:b/>
          <w:bCs/>
          <w:sz w:val="28"/>
          <w:szCs w:val="28"/>
        </w:rPr>
        <w:t xml:space="preserve">. </w:t>
      </w:r>
      <w:r w:rsidR="009F6DDE">
        <w:rPr>
          <w:rFonts w:ascii="Times New Roman" w:hAnsi="Times New Roman" w:cs="Times New Roman"/>
          <w:b/>
          <w:bCs/>
          <w:sz w:val="28"/>
          <w:szCs w:val="28"/>
        </w:rPr>
        <w:t xml:space="preserve">Display Query </w:t>
      </w:r>
      <w:r>
        <w:rPr>
          <w:rFonts w:ascii="Times New Roman" w:hAnsi="Times New Roman" w:cs="Times New Roman"/>
          <w:b/>
          <w:bCs/>
          <w:sz w:val="28"/>
          <w:szCs w:val="28"/>
        </w:rPr>
        <w:t>Module</w:t>
      </w:r>
    </w:p>
    <w:p w:rsidR="00B43EB5" w:rsidP="00B43EB5" w:rsidRDefault="00B43EB5" w14:paraId="3A8B83ED" w14:textId="79293D48">
      <w:pPr>
        <w:rPr>
          <w:rFonts w:ascii="Times New Roman" w:hAnsi="Times New Roman" w:cs="Times New Roman"/>
          <w:b/>
          <w:bCs/>
        </w:rPr>
      </w:pPr>
      <w:r>
        <w:rPr>
          <w:rFonts w:ascii="Times New Roman" w:hAnsi="Times New Roman" w:cs="Times New Roman"/>
          <w:b/>
          <w:bCs/>
        </w:rPr>
        <w:t>Description</w:t>
      </w:r>
    </w:p>
    <w:p w:rsidR="002F57D4" w:rsidP="00B43EB5" w:rsidRDefault="009659D7" w14:paraId="6E928605" w14:textId="77777777">
      <w:pPr>
        <w:rPr>
          <w:rFonts w:ascii="Times New Roman" w:hAnsi="Times New Roman" w:cs="Times New Roman"/>
          <w:b/>
          <w:bCs/>
        </w:rPr>
      </w:pPr>
      <w:r>
        <w:rPr>
          <w:rFonts w:ascii="Times New Roman" w:hAnsi="Times New Roman" w:cs="Times New Roman"/>
        </w:rPr>
        <w:tab/>
      </w:r>
      <w:r>
        <w:rPr>
          <w:rFonts w:ascii="Times New Roman" w:hAnsi="Times New Roman" w:cs="Times New Roman"/>
        </w:rPr>
        <w:t xml:space="preserve">The Display Query Module is responsible for displaying the query from either local storage or cloud database </w:t>
      </w:r>
      <w:r w:rsidR="009B2DC8">
        <w:rPr>
          <w:rFonts w:ascii="Times New Roman" w:hAnsi="Times New Roman" w:cs="Times New Roman"/>
        </w:rPr>
        <w:t>and display</w:t>
      </w:r>
      <w:r w:rsidR="00A55BC3">
        <w:rPr>
          <w:rFonts w:ascii="Times New Roman" w:hAnsi="Times New Roman" w:cs="Times New Roman"/>
        </w:rPr>
        <w:t>ing</w:t>
      </w:r>
      <w:r w:rsidR="009B2DC8">
        <w:rPr>
          <w:rFonts w:ascii="Times New Roman" w:hAnsi="Times New Roman" w:cs="Times New Roman"/>
        </w:rPr>
        <w:t xml:space="preserve"> it to the user in the app. </w:t>
      </w:r>
    </w:p>
    <w:p w:rsidR="00740EC9" w:rsidRDefault="00740EC9" w14:paraId="56E75567" w14:textId="77777777">
      <w:pPr>
        <w:rPr>
          <w:rFonts w:ascii="Times New Roman" w:hAnsi="Times New Roman" w:cs="Times New Roman"/>
          <w:b/>
          <w:bCs/>
        </w:rPr>
      </w:pPr>
      <w:r>
        <w:rPr>
          <w:rFonts w:ascii="Times New Roman" w:hAnsi="Times New Roman" w:cs="Times New Roman"/>
          <w:b/>
          <w:bCs/>
        </w:rPr>
        <w:br w:type="page"/>
      </w:r>
    </w:p>
    <w:p w:rsidRPr="002F57D4" w:rsidR="00B43EB5" w:rsidP="00B43EB5" w:rsidRDefault="00B43EB5" w14:paraId="1550EDE5" w14:textId="6F963B98">
      <w:pPr>
        <w:rPr>
          <w:rFonts w:ascii="Times New Roman" w:hAnsi="Times New Roman" w:cs="Times New Roman"/>
        </w:rPr>
      </w:pPr>
      <w:r>
        <w:rPr>
          <w:rFonts w:ascii="Times New Roman" w:hAnsi="Times New Roman" w:cs="Times New Roman"/>
          <w:b/>
          <w:bCs/>
        </w:rPr>
        <w:t>UML Diagram</w:t>
      </w:r>
    </w:p>
    <w:p w:rsidR="00E628F9" w:rsidP="00E628F9" w:rsidRDefault="00893B28" w14:paraId="6B537F99" w14:textId="77777777">
      <w:pPr>
        <w:keepNext/>
      </w:pPr>
      <w:r>
        <w:rPr>
          <w:rFonts w:ascii="Times New Roman" w:hAnsi="Times New Roman" w:cs="Times New Roman"/>
          <w:b/>
          <w:bCs/>
          <w:noProof/>
          <w:sz w:val="28"/>
          <w:szCs w:val="28"/>
        </w:rPr>
        <w:drawing>
          <wp:inline distT="0" distB="0" distL="0" distR="0" wp14:anchorId="6A073450" wp14:editId="631016CC">
            <wp:extent cx="5937250" cy="2374900"/>
            <wp:effectExtent l="0" t="0" r="6350" b="6350"/>
            <wp:docPr id="13299107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374900"/>
                    </a:xfrm>
                    <a:prstGeom prst="rect">
                      <a:avLst/>
                    </a:prstGeom>
                    <a:noFill/>
                    <a:ln>
                      <a:noFill/>
                    </a:ln>
                  </pic:spPr>
                </pic:pic>
              </a:graphicData>
            </a:graphic>
          </wp:inline>
        </w:drawing>
      </w:r>
    </w:p>
    <w:p w:rsidRPr="00E628F9" w:rsidR="00CD1AE4" w:rsidP="00E628F9" w:rsidRDefault="00E628F9" w14:paraId="281A44B4" w14:textId="6FE5AE74">
      <w:pPr>
        <w:pStyle w:val="Caption"/>
        <w:jc w:val="center"/>
        <w:rPr>
          <w:rFonts w:ascii="Times New Roman" w:hAnsi="Times New Roman" w:cs="Times New Roman"/>
          <w:b/>
          <w:bCs/>
          <w:color w:val="auto"/>
          <w:sz w:val="28"/>
          <w:szCs w:val="28"/>
        </w:rPr>
      </w:pPr>
      <w:r w:rsidRPr="00E628F9">
        <w:rPr>
          <w:color w:val="auto"/>
        </w:rPr>
        <w:t xml:space="preserve">Figure </w:t>
      </w:r>
      <w:r w:rsidRPr="00E628F9">
        <w:rPr>
          <w:color w:val="auto"/>
        </w:rPr>
        <w:fldChar w:fldCharType="begin"/>
      </w:r>
      <w:r w:rsidRPr="00E628F9">
        <w:rPr>
          <w:color w:val="auto"/>
        </w:rPr>
        <w:instrText xml:space="preserve"> SEQ Figure \* ARABIC </w:instrText>
      </w:r>
      <w:r w:rsidRPr="00E628F9">
        <w:rPr>
          <w:color w:val="auto"/>
        </w:rPr>
        <w:fldChar w:fldCharType="separate"/>
      </w:r>
      <w:r w:rsidR="00691259">
        <w:rPr>
          <w:noProof/>
          <w:color w:val="auto"/>
        </w:rPr>
        <w:t>10</w:t>
      </w:r>
      <w:r w:rsidRPr="00E628F9">
        <w:rPr>
          <w:color w:val="auto"/>
        </w:rPr>
        <w:fldChar w:fldCharType="end"/>
      </w:r>
      <w:r w:rsidRPr="00E628F9">
        <w:rPr>
          <w:color w:val="auto"/>
        </w:rPr>
        <w:t>: Display Query module UML class diagram</w:t>
      </w:r>
    </w:p>
    <w:p w:rsidR="009C692C" w:rsidP="009C692C" w:rsidRDefault="009C692C" w14:paraId="17CF26C7" w14:textId="384B3FFC">
      <w:pPr>
        <w:rPr>
          <w:rFonts w:ascii="Times New Roman" w:hAnsi="Times New Roman" w:cs="Times New Roman"/>
          <w:b/>
          <w:bCs/>
        </w:rPr>
      </w:pPr>
      <w:r>
        <w:rPr>
          <w:rFonts w:ascii="Times New Roman" w:hAnsi="Times New Roman" w:cs="Times New Roman"/>
          <w:b/>
          <w:bCs/>
        </w:rPr>
        <w:t>Public Interface Details</w:t>
      </w:r>
    </w:p>
    <w:p w:rsidR="007F172F" w:rsidP="00ED0661" w:rsidRDefault="005F63E2" w14:paraId="1E6E547A" w14:textId="40DC2445">
      <w:pPr>
        <w:pStyle w:val="ListParagraph"/>
        <w:numPr>
          <w:ilvl w:val="0"/>
          <w:numId w:val="44"/>
        </w:numPr>
        <w:rPr>
          <w:rFonts w:ascii="Times New Roman" w:hAnsi="Times New Roman" w:cs="Times New Roman"/>
          <w:b/>
          <w:bCs/>
        </w:rPr>
      </w:pPr>
      <w:proofErr w:type="spellStart"/>
      <w:r>
        <w:rPr>
          <w:rFonts w:ascii="Times New Roman" w:hAnsi="Times New Roman" w:cs="Times New Roman"/>
          <w:b/>
          <w:bCs/>
        </w:rPr>
        <w:t>build</w:t>
      </w:r>
      <w:r w:rsidR="009620FE">
        <w:rPr>
          <w:rFonts w:ascii="Times New Roman" w:hAnsi="Times New Roman" w:cs="Times New Roman"/>
          <w:b/>
          <w:bCs/>
        </w:rPr>
        <w:t>HiveData</w:t>
      </w:r>
      <w:proofErr w:type="spellEnd"/>
    </w:p>
    <w:p w:rsidRPr="009620FE" w:rsidR="009620FE" w:rsidP="009620FE" w:rsidRDefault="009620FE" w14:paraId="5A72CBEF" w14:textId="3CB14318">
      <w:pPr>
        <w:pStyle w:val="ListParagraph"/>
        <w:numPr>
          <w:ilvl w:val="1"/>
          <w:numId w:val="44"/>
        </w:numPr>
        <w:rPr>
          <w:rFonts w:ascii="Times New Roman" w:hAnsi="Times New Roman" w:cs="Times New Roman"/>
          <w:b/>
          <w:bCs/>
        </w:rPr>
      </w:pPr>
      <w:r>
        <w:rPr>
          <w:rFonts w:ascii="Times New Roman" w:hAnsi="Times New Roman" w:cs="Times New Roman"/>
          <w:b/>
          <w:bCs/>
        </w:rPr>
        <w:t xml:space="preserve">Description: </w:t>
      </w:r>
      <w:r w:rsidRPr="009620FE">
        <w:rPr>
          <w:rFonts w:ascii="Times New Roman" w:hAnsi="Times New Roman" w:cs="Times New Roman"/>
        </w:rPr>
        <w:t xml:space="preserve">This method is responsible for building a list of widgets based on data stored in </w:t>
      </w:r>
      <w:r>
        <w:rPr>
          <w:rFonts w:ascii="Times New Roman" w:hAnsi="Times New Roman" w:cs="Times New Roman"/>
        </w:rPr>
        <w:t>the local storage, a Hive Box.</w:t>
      </w:r>
    </w:p>
    <w:p w:rsidRPr="009620FE" w:rsidR="009620FE" w:rsidP="009620FE" w:rsidRDefault="009620FE" w14:paraId="755753DF" w14:textId="1BF7007B">
      <w:pPr>
        <w:pStyle w:val="ListParagraph"/>
        <w:numPr>
          <w:ilvl w:val="1"/>
          <w:numId w:val="44"/>
        </w:numPr>
        <w:rPr>
          <w:rFonts w:ascii="Times New Roman" w:hAnsi="Times New Roman" w:cs="Times New Roman"/>
          <w:b/>
          <w:bCs/>
        </w:rPr>
      </w:pPr>
      <w:r>
        <w:rPr>
          <w:rFonts w:ascii="Times New Roman" w:hAnsi="Times New Roman" w:cs="Times New Roman"/>
          <w:b/>
          <w:bCs/>
        </w:rPr>
        <w:t xml:space="preserve">Return Type: </w:t>
      </w:r>
      <w:r w:rsidRPr="009620FE">
        <w:rPr>
          <w:rFonts w:ascii="Times New Roman" w:hAnsi="Times New Roman" w:cs="Times New Roman"/>
        </w:rPr>
        <w:t>List&lt;Widget&gt;</w:t>
      </w:r>
    </w:p>
    <w:p w:rsidR="005F63E2" w:rsidP="005F63E2" w:rsidRDefault="005F63E2" w14:paraId="400F05E2" w14:textId="77777777">
      <w:pPr>
        <w:pStyle w:val="ListParagraph"/>
        <w:numPr>
          <w:ilvl w:val="1"/>
          <w:numId w:val="44"/>
        </w:numPr>
        <w:rPr>
          <w:rFonts w:ascii="Times New Roman" w:hAnsi="Times New Roman" w:cs="Times New Roman"/>
          <w:b/>
          <w:bCs/>
        </w:rPr>
      </w:pPr>
      <w:r>
        <w:rPr>
          <w:rFonts w:ascii="Times New Roman" w:hAnsi="Times New Roman" w:cs="Times New Roman"/>
          <w:b/>
          <w:bCs/>
        </w:rPr>
        <w:t>Services Provided:</w:t>
      </w:r>
    </w:p>
    <w:p w:rsidR="005F63E2" w:rsidP="005F63E2" w:rsidRDefault="005F63E2" w14:paraId="1B61777C" w14:textId="77777777">
      <w:pPr>
        <w:pStyle w:val="ListParagraph"/>
        <w:numPr>
          <w:ilvl w:val="2"/>
          <w:numId w:val="44"/>
        </w:numPr>
        <w:rPr>
          <w:rFonts w:ascii="Times New Roman" w:hAnsi="Times New Roman" w:cs="Times New Roman"/>
        </w:rPr>
      </w:pPr>
      <w:r w:rsidRPr="00301EE5">
        <w:rPr>
          <w:rFonts w:ascii="Times New Roman" w:hAnsi="Times New Roman" w:cs="Times New Roman"/>
        </w:rPr>
        <w:t>Loop around all the individual documents from the Hive Box and create a widget for each document.</w:t>
      </w:r>
    </w:p>
    <w:p w:rsidRPr="005F63E2" w:rsidR="00301EE5" w:rsidP="00301EE5" w:rsidRDefault="005F63E2" w14:paraId="1C4B60B6" w14:textId="0FAE3693">
      <w:pPr>
        <w:pStyle w:val="ListParagraph"/>
        <w:numPr>
          <w:ilvl w:val="0"/>
          <w:numId w:val="44"/>
        </w:numPr>
        <w:rPr>
          <w:rFonts w:ascii="Times New Roman" w:hAnsi="Times New Roman" w:cs="Times New Roman"/>
          <w:b/>
          <w:bCs/>
        </w:rPr>
      </w:pPr>
      <w:proofErr w:type="spellStart"/>
      <w:r w:rsidRPr="005F63E2">
        <w:rPr>
          <w:rFonts w:ascii="Times New Roman" w:hAnsi="Times New Roman" w:cs="Times New Roman"/>
          <w:b/>
          <w:bCs/>
        </w:rPr>
        <w:t>build</w:t>
      </w:r>
      <w:r w:rsidRPr="005F63E2" w:rsidR="00301EE5">
        <w:rPr>
          <w:rFonts w:ascii="Times New Roman" w:hAnsi="Times New Roman" w:cs="Times New Roman"/>
          <w:b/>
          <w:bCs/>
        </w:rPr>
        <w:t>FireStoreData</w:t>
      </w:r>
      <w:proofErr w:type="spellEnd"/>
    </w:p>
    <w:p w:rsidRPr="009620FE" w:rsidR="005F63E2" w:rsidP="005F63E2" w:rsidRDefault="00301EE5" w14:paraId="2CA08A8E" w14:textId="58AD8436">
      <w:pPr>
        <w:pStyle w:val="ListParagraph"/>
        <w:numPr>
          <w:ilvl w:val="1"/>
          <w:numId w:val="44"/>
        </w:numPr>
        <w:rPr>
          <w:rFonts w:ascii="Times New Roman" w:hAnsi="Times New Roman" w:cs="Times New Roman"/>
          <w:b/>
          <w:bCs/>
        </w:rPr>
      </w:pPr>
      <w:r w:rsidRPr="005F63E2">
        <w:rPr>
          <w:rFonts w:ascii="Times New Roman" w:hAnsi="Times New Roman" w:cs="Times New Roman"/>
          <w:b/>
          <w:bCs/>
        </w:rPr>
        <w:t xml:space="preserve">Description: </w:t>
      </w:r>
      <w:r w:rsidRPr="009620FE" w:rsidR="005F63E2">
        <w:rPr>
          <w:rFonts w:ascii="Times New Roman" w:hAnsi="Times New Roman" w:cs="Times New Roman"/>
        </w:rPr>
        <w:t xml:space="preserve">This method is responsible for building a list of widgets based on data </w:t>
      </w:r>
      <w:r w:rsidR="005F63E2">
        <w:rPr>
          <w:rFonts w:ascii="Times New Roman" w:hAnsi="Times New Roman" w:cs="Times New Roman"/>
        </w:rPr>
        <w:t>stored in Firebase Firestore database.</w:t>
      </w:r>
    </w:p>
    <w:p w:rsidRPr="009620FE" w:rsidR="005F63E2" w:rsidP="005F63E2" w:rsidRDefault="005F63E2" w14:paraId="3107C41B" w14:textId="77777777">
      <w:pPr>
        <w:pStyle w:val="ListParagraph"/>
        <w:numPr>
          <w:ilvl w:val="1"/>
          <w:numId w:val="44"/>
        </w:numPr>
        <w:rPr>
          <w:rFonts w:ascii="Times New Roman" w:hAnsi="Times New Roman" w:cs="Times New Roman"/>
          <w:b/>
          <w:bCs/>
        </w:rPr>
      </w:pPr>
      <w:r>
        <w:rPr>
          <w:rFonts w:ascii="Times New Roman" w:hAnsi="Times New Roman" w:cs="Times New Roman"/>
          <w:b/>
          <w:bCs/>
        </w:rPr>
        <w:t xml:space="preserve">Return Type: </w:t>
      </w:r>
      <w:r w:rsidRPr="009620FE">
        <w:rPr>
          <w:rFonts w:ascii="Times New Roman" w:hAnsi="Times New Roman" w:cs="Times New Roman"/>
        </w:rPr>
        <w:t>List&lt;Widget&gt;</w:t>
      </w:r>
    </w:p>
    <w:p w:rsidR="005F63E2" w:rsidP="005F63E2" w:rsidRDefault="005F63E2" w14:paraId="47C0432C" w14:textId="77777777">
      <w:pPr>
        <w:pStyle w:val="ListParagraph"/>
        <w:numPr>
          <w:ilvl w:val="1"/>
          <w:numId w:val="44"/>
        </w:numPr>
        <w:rPr>
          <w:rFonts w:ascii="Times New Roman" w:hAnsi="Times New Roman" w:cs="Times New Roman"/>
          <w:b/>
          <w:bCs/>
        </w:rPr>
      </w:pPr>
      <w:r>
        <w:rPr>
          <w:rFonts w:ascii="Times New Roman" w:hAnsi="Times New Roman" w:cs="Times New Roman"/>
          <w:b/>
          <w:bCs/>
        </w:rPr>
        <w:t>Services Provided:</w:t>
      </w:r>
    </w:p>
    <w:p w:rsidRPr="005F63E2" w:rsidR="00301EE5" w:rsidP="005F63E2" w:rsidRDefault="005F63E2" w14:paraId="42EEDBFD" w14:textId="77777777">
      <w:pPr>
        <w:pStyle w:val="ListParagraph"/>
        <w:numPr>
          <w:ilvl w:val="2"/>
          <w:numId w:val="44"/>
        </w:numPr>
        <w:rPr>
          <w:rFonts w:ascii="Times New Roman" w:hAnsi="Times New Roman" w:cs="Times New Roman"/>
        </w:rPr>
      </w:pPr>
      <w:r w:rsidRPr="00301EE5">
        <w:rPr>
          <w:rFonts w:ascii="Times New Roman" w:hAnsi="Times New Roman" w:cs="Times New Roman"/>
        </w:rPr>
        <w:t xml:space="preserve">Loop around all the individual documents from the </w:t>
      </w:r>
      <w:r>
        <w:rPr>
          <w:rFonts w:ascii="Times New Roman" w:hAnsi="Times New Roman" w:cs="Times New Roman"/>
        </w:rPr>
        <w:t>Firebase Firestore</w:t>
      </w:r>
      <w:r w:rsidRPr="00301EE5">
        <w:rPr>
          <w:rFonts w:ascii="Times New Roman" w:hAnsi="Times New Roman" w:cs="Times New Roman"/>
        </w:rPr>
        <w:t xml:space="preserve"> and create a widget for each document.</w:t>
      </w:r>
    </w:p>
    <w:p w:rsidRPr="00740EC9" w:rsidR="00D5729A" w:rsidRDefault="00D5729A" w14:paraId="1139F7A6" w14:textId="0C30B079">
      <w:pPr>
        <w:rPr>
          <w:rFonts w:ascii="Times New Roman" w:hAnsi="Times New Roman" w:cs="Times New Roman"/>
        </w:rPr>
      </w:pPr>
      <w:r w:rsidRPr="79FEEB13">
        <w:rPr>
          <w:rFonts w:ascii="Times New Roman" w:hAnsi="Times New Roman" w:cs="Times New Roman"/>
          <w:b/>
          <w:bCs/>
          <w:sz w:val="32"/>
          <w:szCs w:val="32"/>
        </w:rPr>
        <w:t>4.2. Conveyor Belt</w:t>
      </w:r>
    </w:p>
    <w:p w:rsidR="6D49A37E" w:rsidP="79FEEB13" w:rsidRDefault="0CD24805" w14:paraId="06CD926F" w14:textId="08BE421D">
      <w:pPr>
        <w:rPr>
          <w:rFonts w:ascii="Times New Roman" w:hAnsi="Times New Roman" w:cs="Times New Roman"/>
          <w:b/>
          <w:bCs/>
          <w:sz w:val="28"/>
          <w:szCs w:val="28"/>
        </w:rPr>
      </w:pPr>
      <w:r w:rsidRPr="79FEEB13">
        <w:rPr>
          <w:rFonts w:ascii="Times New Roman" w:hAnsi="Times New Roman" w:cs="Times New Roman"/>
          <w:b/>
          <w:bCs/>
          <w:sz w:val="28"/>
          <w:szCs w:val="28"/>
        </w:rPr>
        <w:t>4.</w:t>
      </w:r>
      <w:r w:rsidRPr="79FEEB13" w:rsidR="39BDD1D9">
        <w:rPr>
          <w:rFonts w:ascii="Times New Roman" w:hAnsi="Times New Roman" w:cs="Times New Roman"/>
          <w:b/>
          <w:bCs/>
          <w:sz w:val="28"/>
          <w:szCs w:val="28"/>
        </w:rPr>
        <w:t>2</w:t>
      </w:r>
      <w:r w:rsidRPr="79FEEB13">
        <w:rPr>
          <w:rFonts w:ascii="Times New Roman" w:hAnsi="Times New Roman" w:cs="Times New Roman"/>
          <w:b/>
          <w:bCs/>
          <w:sz w:val="28"/>
          <w:szCs w:val="28"/>
        </w:rPr>
        <w:t xml:space="preserve">.1. </w:t>
      </w:r>
      <w:r w:rsidRPr="647ABBC7" w:rsidR="42D30F06">
        <w:rPr>
          <w:rFonts w:ascii="Times New Roman" w:hAnsi="Times New Roman" w:cs="Times New Roman"/>
          <w:b/>
          <w:bCs/>
          <w:sz w:val="28"/>
          <w:szCs w:val="28"/>
        </w:rPr>
        <w:t>Formatter Module</w:t>
      </w:r>
    </w:p>
    <w:p w:rsidR="6D49A37E" w:rsidP="79FEEB13" w:rsidRDefault="3D790D44" w14:paraId="36A44A5B" w14:textId="78D78887">
      <w:pPr>
        <w:rPr>
          <w:rFonts w:ascii="Times New Roman" w:hAnsi="Times New Roman" w:cs="Times New Roman"/>
          <w:b/>
          <w:bCs/>
        </w:rPr>
      </w:pPr>
      <w:r w:rsidRPr="79FEEB13">
        <w:rPr>
          <w:rFonts w:ascii="Times New Roman" w:hAnsi="Times New Roman" w:cs="Times New Roman"/>
          <w:b/>
          <w:bCs/>
        </w:rPr>
        <w:t>Description</w:t>
      </w:r>
    </w:p>
    <w:p w:rsidR="6D49A37E" w:rsidP="79FEEB13" w:rsidRDefault="078660C1" w14:paraId="58824D3A" w14:textId="4D3C9477">
      <w:pPr>
        <w:rPr>
          <w:rFonts w:ascii="Times New Roman" w:hAnsi="Times New Roman" w:cs="Times New Roman"/>
        </w:rPr>
      </w:pPr>
      <w:r w:rsidRPr="79FEEB13">
        <w:rPr>
          <w:rFonts w:ascii="Times New Roman" w:hAnsi="Times New Roman" w:cs="Times New Roman"/>
        </w:rPr>
        <w:t xml:space="preserve">The </w:t>
      </w:r>
      <w:r w:rsidRPr="647ABBC7" w:rsidR="1021756B">
        <w:rPr>
          <w:rFonts w:ascii="Times New Roman" w:hAnsi="Times New Roman" w:cs="Times New Roman"/>
        </w:rPr>
        <w:t>Formatter</w:t>
      </w:r>
      <w:r w:rsidRPr="79FEEB13">
        <w:rPr>
          <w:rFonts w:ascii="Times New Roman" w:hAnsi="Times New Roman" w:cs="Times New Roman"/>
        </w:rPr>
        <w:t xml:space="preserve"> Module </w:t>
      </w:r>
      <w:r w:rsidRPr="79FEEB13" w:rsidR="5A7977A8">
        <w:rPr>
          <w:rFonts w:ascii="Times New Roman" w:hAnsi="Times New Roman" w:cs="Times New Roman"/>
        </w:rPr>
        <w:t xml:space="preserve">is responsible for properly </w:t>
      </w:r>
      <w:r w:rsidRPr="79FEEB13" w:rsidR="2D343BEA">
        <w:rPr>
          <w:rFonts w:ascii="Times New Roman" w:hAnsi="Times New Roman" w:cs="Times New Roman"/>
        </w:rPr>
        <w:t>formatting the image of the sherd into the format our image classifier has been trained on. Specifically, our image classifier requires a black</w:t>
      </w:r>
      <w:r w:rsidR="00A55BC3">
        <w:rPr>
          <w:rFonts w:ascii="Times New Roman" w:hAnsi="Times New Roman" w:cs="Times New Roman"/>
        </w:rPr>
        <w:t>-</w:t>
      </w:r>
      <w:r w:rsidRPr="79FEEB13" w:rsidR="2D343BEA">
        <w:rPr>
          <w:rFonts w:ascii="Times New Roman" w:hAnsi="Times New Roman" w:cs="Times New Roman"/>
        </w:rPr>
        <w:t>and</w:t>
      </w:r>
      <w:r w:rsidR="00A55BC3">
        <w:rPr>
          <w:rFonts w:ascii="Times New Roman" w:hAnsi="Times New Roman" w:cs="Times New Roman"/>
        </w:rPr>
        <w:t>-</w:t>
      </w:r>
      <w:r w:rsidRPr="79FEEB13" w:rsidR="2D343BEA">
        <w:rPr>
          <w:rFonts w:ascii="Times New Roman" w:hAnsi="Times New Roman" w:cs="Times New Roman"/>
        </w:rPr>
        <w:t xml:space="preserve">white image of the sherd with the background removed and set to white. </w:t>
      </w:r>
      <w:r w:rsidRPr="647ABBC7" w:rsidR="4AECA287">
        <w:rPr>
          <w:rFonts w:ascii="Times New Roman" w:hAnsi="Times New Roman" w:cs="Times New Roman"/>
        </w:rPr>
        <w:t>This mo</w:t>
      </w:r>
      <w:r w:rsidRPr="647ABBC7" w:rsidR="7AB82AE0">
        <w:rPr>
          <w:rFonts w:ascii="Times New Roman" w:hAnsi="Times New Roman" w:cs="Times New Roman"/>
        </w:rPr>
        <w:t xml:space="preserve">dule </w:t>
      </w:r>
      <w:r w:rsidRPr="647ABBC7" w:rsidR="648464D2">
        <w:rPr>
          <w:rFonts w:ascii="Times New Roman" w:hAnsi="Times New Roman" w:cs="Times New Roman"/>
        </w:rPr>
        <w:t xml:space="preserve">starts by getting the video capture of a camera it assumes is connected and ready. It then reads the current frame of the feed which it hands over to </w:t>
      </w:r>
      <w:proofErr w:type="spellStart"/>
      <w:r w:rsidRPr="647ABBC7" w:rsidR="648464D2">
        <w:rPr>
          <w:rFonts w:ascii="Times New Roman" w:hAnsi="Times New Roman" w:cs="Times New Roman"/>
        </w:rPr>
        <w:t>Mask</w:t>
      </w:r>
      <w:r w:rsidRPr="647ABBC7" w:rsidR="37B62430">
        <w:rPr>
          <w:rFonts w:ascii="Times New Roman" w:hAnsi="Times New Roman" w:cs="Times New Roman"/>
        </w:rPr>
        <w:t>Handler</w:t>
      </w:r>
      <w:proofErr w:type="spellEnd"/>
      <w:r w:rsidRPr="647ABBC7" w:rsidR="37B62430">
        <w:rPr>
          <w:rFonts w:ascii="Times New Roman" w:hAnsi="Times New Roman" w:cs="Times New Roman"/>
        </w:rPr>
        <w:t xml:space="preserve">. </w:t>
      </w:r>
      <w:proofErr w:type="spellStart"/>
      <w:r w:rsidRPr="647ABBC7" w:rsidR="37B62430">
        <w:rPr>
          <w:rFonts w:ascii="Times New Roman" w:hAnsi="Times New Roman" w:cs="Times New Roman"/>
        </w:rPr>
        <w:t>MaskHandler</w:t>
      </w:r>
      <w:proofErr w:type="spellEnd"/>
      <w:r w:rsidRPr="647ABBC7" w:rsidR="37B62430">
        <w:rPr>
          <w:rFonts w:ascii="Times New Roman" w:hAnsi="Times New Roman" w:cs="Times New Roman"/>
        </w:rPr>
        <w:t xml:space="preserve"> changes the frame from BGR to HSV and then finds the mask using a prespecified set of color ranges to filter out using </w:t>
      </w:r>
      <w:proofErr w:type="spellStart"/>
      <w:proofErr w:type="gramStart"/>
      <w:r w:rsidRPr="647ABBC7" w:rsidR="37B62430">
        <w:rPr>
          <w:rFonts w:ascii="Times New Roman" w:hAnsi="Times New Roman" w:cs="Times New Roman"/>
        </w:rPr>
        <w:t>getMask</w:t>
      </w:r>
      <w:proofErr w:type="spellEnd"/>
      <w:r w:rsidRPr="647ABBC7" w:rsidR="37B62430">
        <w:rPr>
          <w:rFonts w:ascii="Times New Roman" w:hAnsi="Times New Roman" w:cs="Times New Roman"/>
        </w:rPr>
        <w:t>(</w:t>
      </w:r>
      <w:proofErr w:type="gramEnd"/>
      <w:r w:rsidRPr="647ABBC7" w:rsidR="37B62430">
        <w:rPr>
          <w:rFonts w:ascii="Times New Roman" w:hAnsi="Times New Roman" w:cs="Times New Roman"/>
        </w:rPr>
        <w:t xml:space="preserve">). </w:t>
      </w:r>
      <w:r w:rsidRPr="647ABBC7" w:rsidR="30379854">
        <w:rPr>
          <w:rFonts w:ascii="Times New Roman" w:hAnsi="Times New Roman" w:cs="Times New Roman"/>
        </w:rPr>
        <w:t xml:space="preserve">Once the mask is obtained and </w:t>
      </w:r>
      <w:r w:rsidRPr="647ABBC7" w:rsidR="5D06A165">
        <w:rPr>
          <w:rFonts w:ascii="Times New Roman" w:hAnsi="Times New Roman" w:cs="Times New Roman"/>
        </w:rPr>
        <w:t>returned,</w:t>
      </w:r>
      <w:r w:rsidRPr="647ABBC7" w:rsidR="30379854">
        <w:rPr>
          <w:rFonts w:ascii="Times New Roman" w:hAnsi="Times New Roman" w:cs="Times New Roman"/>
        </w:rPr>
        <w:t xml:space="preserve"> </w:t>
      </w:r>
      <w:proofErr w:type="spellStart"/>
      <w:r w:rsidRPr="647ABBC7" w:rsidR="30379854">
        <w:rPr>
          <w:rFonts w:ascii="Times New Roman" w:hAnsi="Times New Roman" w:cs="Times New Roman"/>
        </w:rPr>
        <w:t>FormatterHandler</w:t>
      </w:r>
      <w:proofErr w:type="spellEnd"/>
      <w:r w:rsidRPr="647ABBC7" w:rsidR="30379854">
        <w:rPr>
          <w:rFonts w:ascii="Times New Roman" w:hAnsi="Times New Roman" w:cs="Times New Roman"/>
        </w:rPr>
        <w:t xml:space="preserve"> takes the mask and applies it to its current frame, then applies a grayscale to this result. Once it is finished prepping the altered frame</w:t>
      </w:r>
      <w:r w:rsidR="001632C4">
        <w:rPr>
          <w:rFonts w:ascii="Times New Roman" w:hAnsi="Times New Roman" w:cs="Times New Roman"/>
        </w:rPr>
        <w:t>,</w:t>
      </w:r>
      <w:r w:rsidRPr="647ABBC7" w:rsidR="30379854">
        <w:rPr>
          <w:rFonts w:ascii="Times New Roman" w:hAnsi="Times New Roman" w:cs="Times New Roman"/>
        </w:rPr>
        <w:t xml:space="preserve"> it is sent to </w:t>
      </w:r>
      <w:r w:rsidRPr="647ABBC7" w:rsidR="6DACE068">
        <w:rPr>
          <w:rFonts w:ascii="Times New Roman" w:hAnsi="Times New Roman" w:cs="Times New Roman"/>
        </w:rPr>
        <w:t xml:space="preserve">class </w:t>
      </w:r>
      <w:proofErr w:type="spellStart"/>
      <w:r w:rsidRPr="647ABBC7" w:rsidR="30379854">
        <w:rPr>
          <w:rFonts w:ascii="Times New Roman" w:hAnsi="Times New Roman" w:cs="Times New Roman"/>
        </w:rPr>
        <w:t>ContourFinder</w:t>
      </w:r>
      <w:proofErr w:type="spellEnd"/>
      <w:r w:rsidRPr="647ABBC7" w:rsidR="30379854">
        <w:rPr>
          <w:rFonts w:ascii="Times New Roman" w:hAnsi="Times New Roman" w:cs="Times New Roman"/>
        </w:rPr>
        <w:t xml:space="preserve">, which uses its method </w:t>
      </w:r>
      <w:proofErr w:type="spellStart"/>
      <w:proofErr w:type="gramStart"/>
      <w:r w:rsidRPr="647ABBC7" w:rsidR="30379854">
        <w:rPr>
          <w:rFonts w:ascii="Times New Roman" w:hAnsi="Times New Roman" w:cs="Times New Roman"/>
        </w:rPr>
        <w:t>findThresh</w:t>
      </w:r>
      <w:proofErr w:type="spellEnd"/>
      <w:r w:rsidRPr="647ABBC7" w:rsidR="30379854">
        <w:rPr>
          <w:rFonts w:ascii="Times New Roman" w:hAnsi="Times New Roman" w:cs="Times New Roman"/>
        </w:rPr>
        <w:t>(</w:t>
      </w:r>
      <w:proofErr w:type="gramEnd"/>
      <w:r w:rsidRPr="647ABBC7" w:rsidR="30379854">
        <w:rPr>
          <w:rFonts w:ascii="Times New Roman" w:hAnsi="Times New Roman" w:cs="Times New Roman"/>
        </w:rPr>
        <w:t>) to ge</w:t>
      </w:r>
      <w:r w:rsidRPr="647ABBC7" w:rsidR="6D7AF356">
        <w:rPr>
          <w:rFonts w:ascii="Times New Roman" w:hAnsi="Times New Roman" w:cs="Times New Roman"/>
        </w:rPr>
        <w:t>t the threshold of our grayscale masked frame.</w:t>
      </w:r>
      <w:r w:rsidRPr="647ABBC7" w:rsidR="648464D2">
        <w:rPr>
          <w:rFonts w:ascii="Times New Roman" w:hAnsi="Times New Roman" w:cs="Times New Roman"/>
        </w:rPr>
        <w:t xml:space="preserve"> </w:t>
      </w:r>
      <w:r w:rsidRPr="647ABBC7" w:rsidR="3CB601BE">
        <w:rPr>
          <w:rFonts w:ascii="Times New Roman" w:hAnsi="Times New Roman" w:cs="Times New Roman"/>
        </w:rPr>
        <w:t xml:space="preserve">It then uses its method </w:t>
      </w:r>
      <w:proofErr w:type="spellStart"/>
      <w:proofErr w:type="gramStart"/>
      <w:r w:rsidRPr="647ABBC7" w:rsidR="3CB601BE">
        <w:rPr>
          <w:rFonts w:ascii="Times New Roman" w:hAnsi="Times New Roman" w:cs="Times New Roman"/>
        </w:rPr>
        <w:t>findContours</w:t>
      </w:r>
      <w:proofErr w:type="spellEnd"/>
      <w:r w:rsidRPr="647ABBC7" w:rsidR="3CB601BE">
        <w:rPr>
          <w:rFonts w:ascii="Times New Roman" w:hAnsi="Times New Roman" w:cs="Times New Roman"/>
        </w:rPr>
        <w:t>(</w:t>
      </w:r>
      <w:proofErr w:type="gramEnd"/>
      <w:r w:rsidRPr="647ABBC7" w:rsidR="3CB601BE">
        <w:rPr>
          <w:rFonts w:ascii="Times New Roman" w:hAnsi="Times New Roman" w:cs="Times New Roman"/>
        </w:rPr>
        <w:t xml:space="preserve">) to determine all the contours detected in </w:t>
      </w:r>
      <w:r w:rsidR="00421188">
        <w:rPr>
          <w:rFonts w:ascii="Times New Roman" w:hAnsi="Times New Roman" w:cs="Times New Roman"/>
        </w:rPr>
        <w:t>the </w:t>
      </w:r>
      <w:r w:rsidRPr="647ABBC7" w:rsidR="3CB601BE">
        <w:rPr>
          <w:rFonts w:ascii="Times New Roman" w:hAnsi="Times New Roman" w:cs="Times New Roman"/>
        </w:rPr>
        <w:t xml:space="preserve">frame. It returns these contours to </w:t>
      </w:r>
      <w:proofErr w:type="spellStart"/>
      <w:r w:rsidRPr="647ABBC7" w:rsidR="3CB601BE">
        <w:rPr>
          <w:rFonts w:ascii="Times New Roman" w:hAnsi="Times New Roman" w:cs="Times New Roman"/>
        </w:rPr>
        <w:t>FormatterHandler</w:t>
      </w:r>
      <w:proofErr w:type="spellEnd"/>
      <w:r w:rsidRPr="647ABBC7" w:rsidR="3CB601BE">
        <w:rPr>
          <w:rFonts w:ascii="Times New Roman" w:hAnsi="Times New Roman" w:cs="Times New Roman"/>
        </w:rPr>
        <w:t xml:space="preserve">, which it uses in </w:t>
      </w:r>
      <w:proofErr w:type="spellStart"/>
      <w:proofErr w:type="gramStart"/>
      <w:r w:rsidRPr="647ABBC7" w:rsidR="3CB601BE">
        <w:rPr>
          <w:rFonts w:ascii="Times New Roman" w:hAnsi="Times New Roman" w:cs="Times New Roman"/>
        </w:rPr>
        <w:t>findObj</w:t>
      </w:r>
      <w:proofErr w:type="spellEnd"/>
      <w:r w:rsidRPr="647ABBC7" w:rsidR="3CB601BE">
        <w:rPr>
          <w:rFonts w:ascii="Times New Roman" w:hAnsi="Times New Roman" w:cs="Times New Roman"/>
        </w:rPr>
        <w:t>(</w:t>
      </w:r>
      <w:proofErr w:type="gramEnd"/>
      <w:r w:rsidRPr="647ABBC7" w:rsidR="3CB601BE">
        <w:rPr>
          <w:rFonts w:ascii="Times New Roman" w:hAnsi="Times New Roman" w:cs="Times New Roman"/>
        </w:rPr>
        <w:t xml:space="preserve">) to identify </w:t>
      </w:r>
      <w:r w:rsidRPr="647ABBC7" w:rsidR="174B3CEB">
        <w:rPr>
          <w:rFonts w:ascii="Times New Roman" w:hAnsi="Times New Roman" w:cs="Times New Roman"/>
        </w:rPr>
        <w:t>an object and remove it from its background.</w:t>
      </w:r>
    </w:p>
    <w:p w:rsidR="41017E96" w:rsidP="2C96E90A" w:rsidRDefault="41017E96" w14:paraId="776A4572" w14:textId="4805B31B">
      <w:pPr>
        <w:rPr>
          <w:rFonts w:ascii="Times New Roman" w:hAnsi="Times New Roman" w:cs="Times New Roman"/>
          <w:b/>
          <w:bCs/>
        </w:rPr>
      </w:pPr>
      <w:r w:rsidRPr="2C96E90A">
        <w:rPr>
          <w:rFonts w:ascii="Times New Roman" w:hAnsi="Times New Roman" w:cs="Times New Roman"/>
          <w:b/>
          <w:bCs/>
        </w:rPr>
        <w:t>UML Diagram</w:t>
      </w:r>
    </w:p>
    <w:p w:rsidR="00691259" w:rsidP="00691259" w:rsidRDefault="4EAD46F7" w14:paraId="44C30C04" w14:textId="77777777">
      <w:pPr>
        <w:keepNext/>
        <w:jc w:val="center"/>
      </w:pPr>
      <w:r>
        <w:rPr>
          <w:noProof/>
        </w:rPr>
        <w:drawing>
          <wp:inline distT="0" distB="0" distL="0" distR="0" wp14:anchorId="16520B2B" wp14:editId="292233D7">
            <wp:extent cx="4358640" cy="3764916"/>
            <wp:effectExtent l="0" t="0" r="3810" b="6985"/>
            <wp:docPr id="1137422790" name="Picture 113742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67887" cy="3772903"/>
                    </a:xfrm>
                    <a:prstGeom prst="rect">
                      <a:avLst/>
                    </a:prstGeom>
                  </pic:spPr>
                </pic:pic>
              </a:graphicData>
            </a:graphic>
          </wp:inline>
        </w:drawing>
      </w:r>
    </w:p>
    <w:p w:rsidR="00740EC9" w:rsidP="00691259" w:rsidRDefault="00691259" w14:paraId="6AE20C6C" w14:textId="6807159E">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Image Formatter</w:t>
      </w:r>
      <w:r w:rsidRPr="000A78E7">
        <w:t xml:space="preserve"> mod</w:t>
      </w:r>
      <w:r>
        <w:t>ule</w:t>
      </w:r>
      <w:r w:rsidRPr="000A78E7">
        <w:t xml:space="preserve"> UML class diagram</w:t>
      </w:r>
    </w:p>
    <w:p w:rsidRPr="00740EC9" w:rsidR="6D49A37E" w:rsidP="79FEEB13" w:rsidRDefault="00740EC9" w14:paraId="7E01F6D6" w14:textId="1C89BB45">
      <w:r>
        <w:rPr>
          <w:rFonts w:ascii="Times New Roman" w:hAnsi="Times New Roman" w:cs="Times New Roman"/>
          <w:b/>
          <w:bCs/>
          <w:sz w:val="28"/>
          <w:szCs w:val="28"/>
        </w:rPr>
        <w:br/>
      </w:r>
      <w:r w:rsidRPr="79FEEB13" w:rsidR="41153A1F">
        <w:rPr>
          <w:rFonts w:ascii="Times New Roman" w:hAnsi="Times New Roman" w:cs="Times New Roman"/>
          <w:b/>
          <w:bCs/>
          <w:sz w:val="28"/>
          <w:szCs w:val="28"/>
        </w:rPr>
        <w:t>4.2.2. Motion Detection Module</w:t>
      </w:r>
    </w:p>
    <w:p w:rsidR="6D49A37E" w:rsidP="79FEEB13" w:rsidRDefault="41153A1F" w14:paraId="628ADB86" w14:textId="48948C7A">
      <w:pPr>
        <w:rPr>
          <w:rFonts w:ascii="Times New Roman" w:hAnsi="Times New Roman" w:cs="Times New Roman"/>
          <w:b/>
          <w:bCs/>
        </w:rPr>
      </w:pPr>
      <w:r w:rsidRPr="79FEEB13">
        <w:rPr>
          <w:rFonts w:ascii="Times New Roman" w:hAnsi="Times New Roman" w:cs="Times New Roman"/>
          <w:b/>
          <w:bCs/>
        </w:rPr>
        <w:t>Description</w:t>
      </w:r>
    </w:p>
    <w:p w:rsidR="2C96E90A" w:rsidP="2C96E90A" w:rsidRDefault="446AAC4C" w14:paraId="007EC08A" w14:textId="38D4CE0F">
      <w:pPr>
        <w:rPr>
          <w:rFonts w:ascii="Times New Roman" w:hAnsi="Times New Roman" w:cs="Times New Roman"/>
        </w:rPr>
      </w:pPr>
      <w:r w:rsidRPr="546CAB1D">
        <w:rPr>
          <w:rFonts w:ascii="Times New Roman" w:hAnsi="Times New Roman" w:cs="Times New Roman"/>
        </w:rPr>
        <w:t>The Motion Detection Module handle</w:t>
      </w:r>
      <w:r w:rsidRPr="546CAB1D" w:rsidR="7ED665F1">
        <w:rPr>
          <w:rFonts w:ascii="Times New Roman" w:hAnsi="Times New Roman" w:cs="Times New Roman"/>
        </w:rPr>
        <w:t>s tracking the sherd’s motion as it passes through the conveyor belt.</w:t>
      </w:r>
      <w:r w:rsidRPr="546CAB1D" w:rsidR="57E7B2B2">
        <w:rPr>
          <w:rFonts w:ascii="Times New Roman" w:hAnsi="Times New Roman" w:cs="Times New Roman"/>
        </w:rPr>
        <w:t xml:space="preserve"> We need to track the sherd’s motion because we want to be able to take consistent photos</w:t>
      </w:r>
      <w:r w:rsidRPr="546CAB1D" w:rsidR="21A34947">
        <w:rPr>
          <w:rFonts w:ascii="Times New Roman" w:hAnsi="Times New Roman" w:cs="Times New Roman"/>
        </w:rPr>
        <w:t xml:space="preserve"> with </w:t>
      </w:r>
      <w:r w:rsidRPr="546CAB1D" w:rsidR="6B2B1A2A">
        <w:rPr>
          <w:rFonts w:ascii="Times New Roman" w:hAnsi="Times New Roman" w:cs="Times New Roman"/>
        </w:rPr>
        <w:t>it</w:t>
      </w:r>
      <w:r w:rsidRPr="546CAB1D" w:rsidR="21A34947">
        <w:rPr>
          <w:rFonts w:ascii="Times New Roman" w:hAnsi="Times New Roman" w:cs="Times New Roman"/>
        </w:rPr>
        <w:t xml:space="preserve"> centered in view. It is also ne</w:t>
      </w:r>
      <w:r w:rsidRPr="546CAB1D" w:rsidR="341C2474">
        <w:rPr>
          <w:rFonts w:ascii="Times New Roman" w:hAnsi="Times New Roman" w:cs="Times New Roman"/>
        </w:rPr>
        <w:t>cessary</w:t>
      </w:r>
      <w:r w:rsidRPr="546CAB1D" w:rsidR="21A34947">
        <w:rPr>
          <w:rFonts w:ascii="Times New Roman" w:hAnsi="Times New Roman" w:cs="Times New Roman"/>
        </w:rPr>
        <w:t xml:space="preserve"> to </w:t>
      </w:r>
      <w:r w:rsidRPr="546CAB1D" w:rsidR="768520D6">
        <w:rPr>
          <w:rFonts w:ascii="Times New Roman" w:hAnsi="Times New Roman" w:cs="Times New Roman"/>
        </w:rPr>
        <w:t>differentiate</w:t>
      </w:r>
      <w:r w:rsidRPr="546CAB1D" w:rsidR="21A34947">
        <w:rPr>
          <w:rFonts w:ascii="Times New Roman" w:hAnsi="Times New Roman" w:cs="Times New Roman"/>
        </w:rPr>
        <w:t xml:space="preserve"> between sherds </w:t>
      </w:r>
      <w:r w:rsidRPr="546CAB1D" w:rsidR="3189ED2E">
        <w:rPr>
          <w:rFonts w:ascii="Times New Roman" w:hAnsi="Times New Roman" w:cs="Times New Roman"/>
        </w:rPr>
        <w:t>in view at the same time for image capture.</w:t>
      </w:r>
      <w:r w:rsidRPr="546CAB1D" w:rsidR="3EC769BA">
        <w:rPr>
          <w:rFonts w:ascii="Times New Roman" w:hAnsi="Times New Roman" w:cs="Times New Roman"/>
        </w:rPr>
        <w:t xml:space="preserve"> Our module starts with </w:t>
      </w:r>
      <w:proofErr w:type="spellStart"/>
      <w:r w:rsidRPr="546CAB1D" w:rsidR="3EC769BA">
        <w:rPr>
          <w:rFonts w:ascii="Times New Roman" w:hAnsi="Times New Roman" w:cs="Times New Roman"/>
        </w:rPr>
        <w:t>MotionTrackPrep</w:t>
      </w:r>
      <w:proofErr w:type="spellEnd"/>
      <w:r w:rsidRPr="546CAB1D" w:rsidR="3EC769BA">
        <w:rPr>
          <w:rFonts w:ascii="Times New Roman" w:hAnsi="Times New Roman" w:cs="Times New Roman"/>
        </w:rPr>
        <w:t xml:space="preserve"> which reads our raw input from </w:t>
      </w:r>
      <w:proofErr w:type="spellStart"/>
      <w:r w:rsidRPr="546CAB1D" w:rsidR="3EC769BA">
        <w:rPr>
          <w:rFonts w:ascii="Times New Roman" w:hAnsi="Times New Roman" w:cs="Times New Roman"/>
        </w:rPr>
        <w:t>videoCapture</w:t>
      </w:r>
      <w:proofErr w:type="spellEnd"/>
      <w:r w:rsidRPr="546CAB1D" w:rsidR="3EC769BA">
        <w:rPr>
          <w:rFonts w:ascii="Times New Roman" w:hAnsi="Times New Roman" w:cs="Times New Roman"/>
        </w:rPr>
        <w:t xml:space="preserve"> as frames. In this module movement is found by comparing differences between frames,</w:t>
      </w:r>
      <w:r w:rsidRPr="546CAB1D" w:rsidR="7945CC08">
        <w:rPr>
          <w:rFonts w:ascii="Times New Roman" w:hAnsi="Times New Roman" w:cs="Times New Roman"/>
        </w:rPr>
        <w:t xml:space="preserve"> </w:t>
      </w:r>
      <w:proofErr w:type="spellStart"/>
      <w:r w:rsidRPr="546CAB1D" w:rsidR="7945CC08">
        <w:rPr>
          <w:rFonts w:ascii="Times New Roman" w:hAnsi="Times New Roman" w:cs="Times New Roman"/>
        </w:rPr>
        <w:t>MotionTrackPrep</w:t>
      </w:r>
      <w:proofErr w:type="spellEnd"/>
      <w:r w:rsidRPr="546CAB1D" w:rsidR="7945CC08">
        <w:rPr>
          <w:rFonts w:ascii="Times New Roman" w:hAnsi="Times New Roman" w:cs="Times New Roman"/>
        </w:rPr>
        <w:t xml:space="preserve"> helps with this by recording these before/after frames. It then sends them to </w:t>
      </w:r>
      <w:proofErr w:type="spellStart"/>
      <w:r w:rsidRPr="546CAB1D" w:rsidR="7945CC08">
        <w:rPr>
          <w:rFonts w:ascii="Times New Roman" w:hAnsi="Times New Roman" w:cs="Times New Roman"/>
        </w:rPr>
        <w:t>FramePrep</w:t>
      </w:r>
      <w:proofErr w:type="spellEnd"/>
      <w:r w:rsidRPr="546CAB1D" w:rsidR="7945CC08">
        <w:rPr>
          <w:rFonts w:ascii="Times New Roman" w:hAnsi="Times New Roman" w:cs="Times New Roman"/>
        </w:rPr>
        <w:t xml:space="preserve">, which will convert the image to grayscale, blur it using a </w:t>
      </w:r>
      <w:r w:rsidRPr="546CAB1D" w:rsidR="00740EC9">
        <w:rPr>
          <w:rFonts w:ascii="Times New Roman" w:hAnsi="Times New Roman" w:cs="Times New Roman"/>
        </w:rPr>
        <w:t>G</w:t>
      </w:r>
      <w:r w:rsidRPr="546CAB1D" w:rsidR="7945CC08">
        <w:rPr>
          <w:rFonts w:ascii="Times New Roman" w:hAnsi="Times New Roman" w:cs="Times New Roman"/>
        </w:rPr>
        <w:t>aussian blu</w:t>
      </w:r>
      <w:r w:rsidRPr="546CAB1D" w:rsidR="001FDE5B">
        <w:rPr>
          <w:rFonts w:ascii="Times New Roman" w:hAnsi="Times New Roman" w:cs="Times New Roman"/>
        </w:rPr>
        <w:t>r</w:t>
      </w:r>
      <w:r w:rsidRPr="546CAB1D" w:rsidR="7945CC08">
        <w:rPr>
          <w:rFonts w:ascii="Times New Roman" w:hAnsi="Times New Roman" w:cs="Times New Roman"/>
        </w:rPr>
        <w:t>, get its threshold</w:t>
      </w:r>
      <w:r w:rsidRPr="546CAB1D" w:rsidR="30F7899E">
        <w:rPr>
          <w:rFonts w:ascii="Times New Roman" w:hAnsi="Times New Roman" w:cs="Times New Roman"/>
        </w:rPr>
        <w:t xml:space="preserve">, and then dilate it. </w:t>
      </w:r>
      <w:r w:rsidRPr="546CAB1D" w:rsidR="765A436B">
        <w:rPr>
          <w:rFonts w:ascii="Times New Roman" w:hAnsi="Times New Roman" w:cs="Times New Roman"/>
        </w:rPr>
        <w:t xml:space="preserve">When comparing frames, even with no motion in between, it is common to find many insignificant differences caused by lighting, noise, camera shake, etc... </w:t>
      </w:r>
      <w:proofErr w:type="gramStart"/>
      <w:r w:rsidRPr="546CAB1D" w:rsidR="768C7BB2">
        <w:rPr>
          <w:rFonts w:ascii="Times New Roman" w:hAnsi="Times New Roman" w:cs="Times New Roman"/>
        </w:rPr>
        <w:t>.W</w:t>
      </w:r>
      <w:r w:rsidRPr="546CAB1D" w:rsidR="00740EC9">
        <w:rPr>
          <w:rFonts w:ascii="Times New Roman" w:hAnsi="Times New Roman" w:cs="Times New Roman"/>
        </w:rPr>
        <w:t>e</w:t>
      </w:r>
      <w:proofErr w:type="gramEnd"/>
      <w:r w:rsidRPr="546CAB1D" w:rsidR="765A436B">
        <w:rPr>
          <w:rFonts w:ascii="Times New Roman" w:hAnsi="Times New Roman" w:cs="Times New Roman"/>
        </w:rPr>
        <w:t xml:space="preserve"> m</w:t>
      </w:r>
      <w:r w:rsidRPr="546CAB1D" w:rsidR="00740EC9">
        <w:rPr>
          <w:rFonts w:ascii="Times New Roman" w:hAnsi="Times New Roman" w:cs="Times New Roman"/>
        </w:rPr>
        <w:t>us</w:t>
      </w:r>
      <w:r w:rsidRPr="546CAB1D" w:rsidR="765A436B">
        <w:rPr>
          <w:rFonts w:ascii="Times New Roman" w:hAnsi="Times New Roman" w:cs="Times New Roman"/>
        </w:rPr>
        <w:t xml:space="preserve">t take this into account, which is why </w:t>
      </w:r>
      <w:proofErr w:type="spellStart"/>
      <w:r w:rsidRPr="546CAB1D" w:rsidR="765A436B">
        <w:rPr>
          <w:rFonts w:ascii="Times New Roman" w:hAnsi="Times New Roman" w:cs="Times New Roman"/>
        </w:rPr>
        <w:t>FramePrep</w:t>
      </w:r>
      <w:proofErr w:type="spellEnd"/>
      <w:r w:rsidRPr="546CAB1D" w:rsidR="765A436B">
        <w:rPr>
          <w:rFonts w:ascii="Times New Roman" w:hAnsi="Times New Roman" w:cs="Times New Roman"/>
        </w:rPr>
        <w:t xml:space="preserve"> performs </w:t>
      </w:r>
      <w:r w:rsidRPr="546CAB1D" w:rsidR="716F9B6E">
        <w:rPr>
          <w:rFonts w:ascii="Times New Roman" w:hAnsi="Times New Roman" w:cs="Times New Roman"/>
        </w:rPr>
        <w:t xml:space="preserve">all </w:t>
      </w:r>
      <w:r w:rsidRPr="546CAB1D" w:rsidR="765A436B">
        <w:rPr>
          <w:rFonts w:ascii="Times New Roman" w:hAnsi="Times New Roman" w:cs="Times New Roman"/>
        </w:rPr>
        <w:t xml:space="preserve">its </w:t>
      </w:r>
      <w:r w:rsidRPr="546CAB1D" w:rsidR="1A907265">
        <w:rPr>
          <w:rFonts w:ascii="Times New Roman" w:hAnsi="Times New Roman" w:cs="Times New Roman"/>
        </w:rPr>
        <w:t>steps to reduce noise and simplify the image.</w:t>
      </w:r>
      <w:r w:rsidRPr="546CAB1D" w:rsidR="13944229">
        <w:rPr>
          <w:rFonts w:ascii="Times New Roman" w:hAnsi="Times New Roman" w:cs="Times New Roman"/>
        </w:rPr>
        <w:t xml:space="preserve"> With the difference between the images prepped properly</w:t>
      </w:r>
      <w:r w:rsidRPr="546CAB1D" w:rsidR="00D12AB4">
        <w:rPr>
          <w:rFonts w:ascii="Times New Roman" w:hAnsi="Times New Roman" w:cs="Times New Roman"/>
        </w:rPr>
        <w:t>,</w:t>
      </w:r>
      <w:r w:rsidRPr="546CAB1D" w:rsidR="13944229">
        <w:rPr>
          <w:rFonts w:ascii="Times New Roman" w:hAnsi="Times New Roman" w:cs="Times New Roman"/>
        </w:rPr>
        <w:t xml:space="preserve"> we can find its </w:t>
      </w:r>
      <w:r w:rsidRPr="546CAB1D" w:rsidR="65F63804">
        <w:rPr>
          <w:rFonts w:ascii="Times New Roman" w:hAnsi="Times New Roman" w:cs="Times New Roman"/>
        </w:rPr>
        <w:t>contours;</w:t>
      </w:r>
      <w:r w:rsidRPr="546CAB1D" w:rsidR="13944229">
        <w:rPr>
          <w:rFonts w:ascii="Times New Roman" w:hAnsi="Times New Roman" w:cs="Times New Roman"/>
        </w:rPr>
        <w:t xml:space="preserve"> we will hand these to </w:t>
      </w:r>
      <w:proofErr w:type="spellStart"/>
      <w:r w:rsidRPr="546CAB1D" w:rsidR="13944229">
        <w:rPr>
          <w:rFonts w:ascii="Times New Roman" w:hAnsi="Times New Roman" w:cs="Times New Roman"/>
        </w:rPr>
        <w:t>MotionTrack</w:t>
      </w:r>
      <w:proofErr w:type="spellEnd"/>
      <w:r w:rsidRPr="546CAB1D" w:rsidR="13944229">
        <w:rPr>
          <w:rFonts w:ascii="Times New Roman" w:hAnsi="Times New Roman" w:cs="Times New Roman"/>
        </w:rPr>
        <w:t xml:space="preserve"> which will evaluate the contours to see if they suggest an object is present. If </w:t>
      </w:r>
      <w:r w:rsidRPr="546CAB1D" w:rsidR="0E6D2A64">
        <w:rPr>
          <w:rFonts w:ascii="Times New Roman" w:hAnsi="Times New Roman" w:cs="Times New Roman"/>
        </w:rPr>
        <w:t xml:space="preserve">we have found </w:t>
      </w:r>
      <w:r w:rsidRPr="546CAB1D" w:rsidR="314E01A1">
        <w:rPr>
          <w:rFonts w:ascii="Times New Roman" w:hAnsi="Times New Roman" w:cs="Times New Roman"/>
        </w:rPr>
        <w:t xml:space="preserve">an </w:t>
      </w:r>
      <w:r w:rsidRPr="546CAB1D" w:rsidR="55A48093">
        <w:rPr>
          <w:rFonts w:ascii="Times New Roman" w:hAnsi="Times New Roman" w:cs="Times New Roman"/>
        </w:rPr>
        <w:t>object,</w:t>
      </w:r>
      <w:r w:rsidRPr="546CAB1D" w:rsidR="314E01A1">
        <w:rPr>
          <w:rFonts w:ascii="Times New Roman" w:hAnsi="Times New Roman" w:cs="Times New Roman"/>
        </w:rPr>
        <w:t xml:space="preserve"> we map it with a rectangle. From here we simply continue the process, updating our frames each time we get </w:t>
      </w:r>
      <w:r w:rsidRPr="546CAB1D" w:rsidR="32754618">
        <w:rPr>
          <w:rFonts w:ascii="Times New Roman" w:hAnsi="Times New Roman" w:cs="Times New Roman"/>
        </w:rPr>
        <w:t>a new one and check the difference for movement.</w:t>
      </w:r>
    </w:p>
    <w:p w:rsidR="79BF29CA" w:rsidP="2C96E90A" w:rsidRDefault="79BF29CA" w14:paraId="713BEAA6" w14:textId="04BEE9B8">
      <w:pPr>
        <w:rPr>
          <w:rFonts w:ascii="Times New Roman" w:hAnsi="Times New Roman" w:cs="Times New Roman"/>
          <w:b/>
          <w:bCs/>
        </w:rPr>
      </w:pPr>
      <w:r w:rsidRPr="2C96E90A">
        <w:rPr>
          <w:rFonts w:ascii="Times New Roman" w:hAnsi="Times New Roman" w:cs="Times New Roman"/>
          <w:b/>
          <w:bCs/>
        </w:rPr>
        <w:t>UML Diagram</w:t>
      </w:r>
    </w:p>
    <w:p w:rsidR="2C96E90A" w:rsidP="2C96E90A" w:rsidRDefault="2C96E90A" w14:paraId="21B1E868" w14:textId="1A6AF6A1">
      <w:pPr>
        <w:rPr>
          <w:rFonts w:ascii="Times New Roman" w:hAnsi="Times New Roman" w:cs="Times New Roman"/>
        </w:rPr>
      </w:pPr>
    </w:p>
    <w:p w:rsidR="00691259" w:rsidP="00691259" w:rsidRDefault="43EEAA72" w14:paraId="4836E1F5" w14:textId="77777777">
      <w:pPr>
        <w:keepNext/>
        <w:jc w:val="center"/>
      </w:pPr>
      <w:r>
        <w:rPr>
          <w:noProof/>
        </w:rPr>
        <w:drawing>
          <wp:inline distT="0" distB="0" distL="0" distR="0" wp14:anchorId="41B26AAD" wp14:editId="5F7964EE">
            <wp:extent cx="4863515" cy="4434840"/>
            <wp:effectExtent l="0" t="0" r="0" b="3810"/>
            <wp:docPr id="1018704290" name="Picture 101870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874625" cy="4444971"/>
                    </a:xfrm>
                    <a:prstGeom prst="rect">
                      <a:avLst/>
                    </a:prstGeom>
                  </pic:spPr>
                </pic:pic>
              </a:graphicData>
            </a:graphic>
          </wp:inline>
        </w:drawing>
      </w:r>
    </w:p>
    <w:p w:rsidR="2C96E90A" w:rsidP="00691259" w:rsidRDefault="00691259" w14:paraId="1C78B886" w14:textId="3D8565A4">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rsidRPr="00E33CF9">
        <w:t xml:space="preserve">: </w:t>
      </w:r>
      <w:r>
        <w:t xml:space="preserve">Motion </w:t>
      </w:r>
      <w:proofErr w:type="gramStart"/>
      <w:r>
        <w:t xml:space="preserve">Detection </w:t>
      </w:r>
      <w:r w:rsidRPr="00E33CF9">
        <w:t xml:space="preserve"> module</w:t>
      </w:r>
      <w:proofErr w:type="gramEnd"/>
      <w:r w:rsidRPr="00E33CF9">
        <w:t xml:space="preserve"> UML class diagram.</w:t>
      </w:r>
    </w:p>
    <w:p w:rsidR="79BF29CA" w:rsidP="2C96E90A" w:rsidRDefault="79BF29CA" w14:paraId="680EFFC6" w14:textId="0A83A8E8">
      <w:pPr>
        <w:rPr>
          <w:rFonts w:ascii="Times New Roman" w:hAnsi="Times New Roman" w:cs="Times New Roman"/>
          <w:b/>
          <w:bCs/>
          <w:sz w:val="28"/>
          <w:szCs w:val="28"/>
        </w:rPr>
      </w:pPr>
      <w:r w:rsidRPr="2C96E90A">
        <w:rPr>
          <w:rFonts w:ascii="Times New Roman" w:hAnsi="Times New Roman" w:cs="Times New Roman"/>
          <w:b/>
          <w:bCs/>
          <w:sz w:val="28"/>
          <w:szCs w:val="28"/>
        </w:rPr>
        <w:t>4.2.3. Image Capture Module</w:t>
      </w:r>
    </w:p>
    <w:p w:rsidR="79BF29CA" w:rsidP="2C96E90A" w:rsidRDefault="79BF29CA" w14:paraId="01B2D78F" w14:textId="58097D6D">
      <w:pPr>
        <w:rPr>
          <w:rFonts w:ascii="Times New Roman" w:hAnsi="Times New Roman" w:cs="Times New Roman"/>
          <w:b/>
          <w:bCs/>
        </w:rPr>
      </w:pPr>
      <w:r w:rsidRPr="2C96E90A">
        <w:rPr>
          <w:rFonts w:ascii="Times New Roman" w:hAnsi="Times New Roman" w:cs="Times New Roman"/>
          <w:b/>
          <w:bCs/>
        </w:rPr>
        <w:t>Description</w:t>
      </w:r>
    </w:p>
    <w:p w:rsidR="2C96E90A" w:rsidP="2C96E90A" w:rsidRDefault="61FA01B5" w14:paraId="423F0E89" w14:textId="50217408">
      <w:pPr>
        <w:rPr>
          <w:rFonts w:ascii="Times New Roman" w:hAnsi="Times New Roman" w:cs="Times New Roman"/>
        </w:rPr>
      </w:pPr>
      <w:r w:rsidRPr="03EBE7BD">
        <w:rPr>
          <w:rFonts w:ascii="Times New Roman" w:hAnsi="Times New Roman" w:cs="Times New Roman"/>
        </w:rPr>
        <w:t xml:space="preserve">The Image Capture Module is responsible for taking the photos of our sherd </w:t>
      </w:r>
      <w:r w:rsidR="00A96465">
        <w:rPr>
          <w:rFonts w:ascii="Times New Roman" w:hAnsi="Times New Roman" w:cs="Times New Roman"/>
        </w:rPr>
        <w:t xml:space="preserve">that </w:t>
      </w:r>
      <w:r w:rsidRPr="03EBE7BD">
        <w:rPr>
          <w:rFonts w:ascii="Times New Roman" w:hAnsi="Times New Roman" w:cs="Times New Roman"/>
        </w:rPr>
        <w:t xml:space="preserve">our image classifier will use. While the Formatter Module handles almost all formatting, there is one part it cannot handle. </w:t>
      </w:r>
      <w:r w:rsidRPr="03EBE7BD" w:rsidR="713816BE">
        <w:rPr>
          <w:rFonts w:ascii="Times New Roman" w:hAnsi="Times New Roman" w:cs="Times New Roman"/>
        </w:rPr>
        <w:t xml:space="preserve">Our image classifier has been trained with sherds centered in their </w:t>
      </w:r>
      <w:r w:rsidRPr="03EBE7BD" w:rsidR="56EA66B2">
        <w:rPr>
          <w:rFonts w:ascii="Times New Roman" w:hAnsi="Times New Roman" w:cs="Times New Roman"/>
        </w:rPr>
        <w:t>image,</w:t>
      </w:r>
      <w:r w:rsidRPr="03EBE7BD" w:rsidR="713816BE">
        <w:rPr>
          <w:rFonts w:ascii="Times New Roman" w:hAnsi="Times New Roman" w:cs="Times New Roman"/>
        </w:rPr>
        <w:t xml:space="preserve"> which is what this module will handle. This module starts by reading in </w:t>
      </w:r>
      <w:r w:rsidRPr="03EBE7BD" w:rsidR="6F24E783">
        <w:rPr>
          <w:rFonts w:ascii="Times New Roman" w:hAnsi="Times New Roman" w:cs="Times New Roman"/>
        </w:rPr>
        <w:t xml:space="preserve">the mapped grid around our object from </w:t>
      </w:r>
      <w:proofErr w:type="spellStart"/>
      <w:r w:rsidRPr="03EBE7BD" w:rsidR="6F24E783">
        <w:rPr>
          <w:rFonts w:ascii="Times New Roman" w:hAnsi="Times New Roman" w:cs="Times New Roman"/>
        </w:rPr>
        <w:t>MotionTrack</w:t>
      </w:r>
      <w:proofErr w:type="spellEnd"/>
      <w:r w:rsidRPr="03EBE7BD" w:rsidR="6F24E783">
        <w:rPr>
          <w:rFonts w:ascii="Times New Roman" w:hAnsi="Times New Roman" w:cs="Times New Roman"/>
        </w:rPr>
        <w:t>.</w:t>
      </w:r>
      <w:r w:rsidRPr="03EBE7BD" w:rsidR="6FC5D6E4">
        <w:rPr>
          <w:rFonts w:ascii="Times New Roman" w:hAnsi="Times New Roman" w:cs="Times New Roman"/>
        </w:rPr>
        <w:t xml:space="preserve"> This gives us a constant stream of coordinates telling us how our object is moving, we will compare this data against what we have calculated to be the center of the screen.</w:t>
      </w:r>
      <w:r w:rsidRPr="03EBE7BD" w:rsidR="5E458D33">
        <w:rPr>
          <w:rFonts w:ascii="Times New Roman" w:hAnsi="Times New Roman" w:cs="Times New Roman"/>
        </w:rPr>
        <w:t xml:space="preserve"> The precalculated center (found using frame width and height) is then expanded into a larger area with </w:t>
      </w:r>
      <w:proofErr w:type="spellStart"/>
      <w:r w:rsidRPr="03EBE7BD" w:rsidR="5E458D33">
        <w:rPr>
          <w:rFonts w:ascii="Times New Roman" w:hAnsi="Times New Roman" w:cs="Times New Roman"/>
        </w:rPr>
        <w:t>centerTolerance</w:t>
      </w:r>
      <w:proofErr w:type="spellEnd"/>
      <w:r w:rsidRPr="03EBE7BD" w:rsidR="5E458D33">
        <w:rPr>
          <w:rFonts w:ascii="Times New Roman" w:hAnsi="Times New Roman" w:cs="Times New Roman"/>
        </w:rPr>
        <w:t xml:space="preserve">, an integer </w:t>
      </w:r>
      <w:r w:rsidR="00DD48EE">
        <w:rPr>
          <w:rFonts w:ascii="Times New Roman" w:hAnsi="Times New Roman" w:cs="Times New Roman"/>
        </w:rPr>
        <w:t>t</w:t>
      </w:r>
      <w:r w:rsidRPr="03EBE7BD" w:rsidR="5E458D33">
        <w:rPr>
          <w:rFonts w:ascii="Times New Roman" w:hAnsi="Times New Roman" w:cs="Times New Roman"/>
        </w:rPr>
        <w:t>h</w:t>
      </w:r>
      <w:r w:rsidR="00DD48EE">
        <w:rPr>
          <w:rFonts w:ascii="Times New Roman" w:hAnsi="Times New Roman" w:cs="Times New Roman"/>
        </w:rPr>
        <w:t>at</w:t>
      </w:r>
      <w:r w:rsidRPr="03EBE7BD" w:rsidR="5E458D33">
        <w:rPr>
          <w:rFonts w:ascii="Times New Roman" w:hAnsi="Times New Roman" w:cs="Times New Roman"/>
        </w:rPr>
        <w:t xml:space="preserve"> will allow us to tweak how vague or precise our definition of the center is. </w:t>
      </w:r>
      <w:r w:rsidRPr="03EBE7BD" w:rsidR="5F9B6AB7">
        <w:rPr>
          <w:rFonts w:ascii="Times New Roman" w:hAnsi="Times New Roman" w:cs="Times New Roman"/>
        </w:rPr>
        <w:t>We loop until we have found motion present in the center</w:t>
      </w:r>
      <w:r w:rsidRPr="03EBE7BD" w:rsidR="400C84FE">
        <w:rPr>
          <w:rFonts w:ascii="Times New Roman" w:hAnsi="Times New Roman" w:cs="Times New Roman"/>
        </w:rPr>
        <w:t xml:space="preserve"> (checked by </w:t>
      </w:r>
      <w:proofErr w:type="spellStart"/>
      <w:r w:rsidRPr="03EBE7BD" w:rsidR="400C84FE">
        <w:rPr>
          <w:rFonts w:ascii="Times New Roman" w:hAnsi="Times New Roman" w:cs="Times New Roman"/>
        </w:rPr>
        <w:t>boolean</w:t>
      </w:r>
      <w:proofErr w:type="spellEnd"/>
      <w:r w:rsidRPr="03EBE7BD" w:rsidR="400C84FE">
        <w:rPr>
          <w:rFonts w:ascii="Times New Roman" w:hAnsi="Times New Roman" w:cs="Times New Roman"/>
        </w:rPr>
        <w:t xml:space="preserve"> flag </w:t>
      </w:r>
      <w:proofErr w:type="spellStart"/>
      <w:r w:rsidRPr="03EBE7BD" w:rsidR="400C84FE">
        <w:rPr>
          <w:rFonts w:ascii="Times New Roman" w:hAnsi="Times New Roman" w:cs="Times New Roman"/>
        </w:rPr>
        <w:t>objCenter</w:t>
      </w:r>
      <w:proofErr w:type="spellEnd"/>
      <w:r w:rsidRPr="03EBE7BD" w:rsidR="400C84FE">
        <w:rPr>
          <w:rFonts w:ascii="Times New Roman" w:hAnsi="Times New Roman" w:cs="Times New Roman"/>
        </w:rPr>
        <w:t>)</w:t>
      </w:r>
      <w:r w:rsidRPr="03EBE7BD" w:rsidR="5F9B6AB7">
        <w:rPr>
          <w:rFonts w:ascii="Times New Roman" w:hAnsi="Times New Roman" w:cs="Times New Roman"/>
        </w:rPr>
        <w:t xml:space="preserve">, upon finding motion we need to check </w:t>
      </w:r>
      <w:proofErr w:type="spellStart"/>
      <w:r w:rsidRPr="03EBE7BD" w:rsidR="5F9B6AB7">
        <w:rPr>
          <w:rFonts w:ascii="Times New Roman" w:hAnsi="Times New Roman" w:cs="Times New Roman"/>
        </w:rPr>
        <w:t>newObjCenter</w:t>
      </w:r>
      <w:proofErr w:type="spellEnd"/>
      <w:r w:rsidRPr="03EBE7BD" w:rsidR="5F9B6AB7">
        <w:rPr>
          <w:rFonts w:ascii="Times New Roman" w:hAnsi="Times New Roman" w:cs="Times New Roman"/>
        </w:rPr>
        <w:t xml:space="preserve">, a bool. </w:t>
      </w:r>
      <w:r w:rsidRPr="03EBE7BD" w:rsidR="5734FED4">
        <w:rPr>
          <w:rFonts w:ascii="Times New Roman" w:hAnsi="Times New Roman" w:cs="Times New Roman"/>
        </w:rPr>
        <w:t xml:space="preserve">If true, we take a photo of the </w:t>
      </w:r>
      <w:r w:rsidRPr="03EBE7BD" w:rsidR="078F41AE">
        <w:rPr>
          <w:rFonts w:ascii="Times New Roman" w:hAnsi="Times New Roman" w:cs="Times New Roman"/>
        </w:rPr>
        <w:t>frame and</w:t>
      </w:r>
      <w:r w:rsidRPr="03EBE7BD" w:rsidR="5734FED4">
        <w:rPr>
          <w:rFonts w:ascii="Times New Roman" w:hAnsi="Times New Roman" w:cs="Times New Roman"/>
        </w:rPr>
        <w:t xml:space="preserve"> set the flag to false. When set to false we will know that if we detect motion i</w:t>
      </w:r>
      <w:r w:rsidRPr="03EBE7BD" w:rsidR="0974B67C">
        <w:rPr>
          <w:rFonts w:ascii="Times New Roman" w:hAnsi="Times New Roman" w:cs="Times New Roman"/>
        </w:rPr>
        <w:t xml:space="preserve">n the </w:t>
      </w:r>
      <w:r w:rsidRPr="03EBE7BD" w:rsidR="11374F7D">
        <w:rPr>
          <w:rFonts w:ascii="Times New Roman" w:hAnsi="Times New Roman" w:cs="Times New Roman"/>
        </w:rPr>
        <w:t>center,</w:t>
      </w:r>
      <w:r w:rsidRPr="03EBE7BD" w:rsidR="0974B67C">
        <w:rPr>
          <w:rFonts w:ascii="Times New Roman" w:hAnsi="Times New Roman" w:cs="Times New Roman"/>
        </w:rPr>
        <w:t xml:space="preserve"> it's still the same object that has yet to leave. When we see our object exit the center, we reset the flag. This gives us the ability to not only take centered photos of </w:t>
      </w:r>
      <w:r w:rsidRPr="03EBE7BD" w:rsidR="35A2B0AD">
        <w:rPr>
          <w:rFonts w:ascii="Times New Roman" w:hAnsi="Times New Roman" w:cs="Times New Roman"/>
        </w:rPr>
        <w:t>sherds but</w:t>
      </w:r>
      <w:r w:rsidRPr="03EBE7BD" w:rsidR="0974B67C">
        <w:rPr>
          <w:rFonts w:ascii="Times New Roman" w:hAnsi="Times New Roman" w:cs="Times New Roman"/>
        </w:rPr>
        <w:t xml:space="preserve"> </w:t>
      </w:r>
      <w:r w:rsidR="00DD48EE">
        <w:rPr>
          <w:rFonts w:ascii="Times New Roman" w:hAnsi="Times New Roman" w:cs="Times New Roman"/>
        </w:rPr>
        <w:t>also </w:t>
      </w:r>
      <w:r w:rsidRPr="03EBE7BD" w:rsidR="0974B67C">
        <w:rPr>
          <w:rFonts w:ascii="Times New Roman" w:hAnsi="Times New Roman" w:cs="Times New Roman"/>
        </w:rPr>
        <w:t>ensure we do not take duplicates.</w:t>
      </w:r>
    </w:p>
    <w:p w:rsidR="6D49A37E" w:rsidP="79FEEB13" w:rsidRDefault="79BF29CA" w14:paraId="0F13B027" w14:textId="0087B3F5">
      <w:pPr>
        <w:rPr>
          <w:rFonts w:ascii="Times New Roman" w:hAnsi="Times New Roman" w:cs="Times New Roman"/>
          <w:b/>
        </w:rPr>
      </w:pPr>
      <w:r w:rsidRPr="2C96E90A">
        <w:rPr>
          <w:rFonts w:ascii="Times New Roman" w:hAnsi="Times New Roman" w:cs="Times New Roman"/>
          <w:b/>
          <w:bCs/>
        </w:rPr>
        <w:t>UML Diagram</w:t>
      </w:r>
    </w:p>
    <w:p w:rsidR="00691259" w:rsidP="00691259" w:rsidRDefault="6D893704" w14:paraId="0E3AA421" w14:textId="77777777">
      <w:pPr>
        <w:keepNext/>
        <w:jc w:val="center"/>
      </w:pPr>
      <w:r>
        <w:rPr>
          <w:noProof/>
        </w:rPr>
        <w:drawing>
          <wp:inline distT="0" distB="0" distL="0" distR="0" wp14:anchorId="67312425" wp14:editId="1EB81EB4">
            <wp:extent cx="5943600" cy="3314700"/>
            <wp:effectExtent l="0" t="0" r="0" b="0"/>
            <wp:docPr id="66170759" name="Picture 6617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0759"/>
                    <pic:cNvPicPr/>
                  </pic:nvPicPr>
                  <pic:blipFill>
                    <a:blip r:embed="rId24">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rsidRPr="00E51909" w:rsidR="009A70DB" w:rsidP="00691259" w:rsidRDefault="00691259" w14:paraId="0A935063" w14:textId="48AB01BD">
      <w:pPr>
        <w:pStyle w:val="Caption"/>
        <w:jc w:val="center"/>
        <w:rPr>
          <w:rFonts w:ascii="Times New Roman" w:hAnsi="Times New Roman" w:cs="Times New Roman"/>
          <w:b/>
          <w:bCs/>
          <w:sz w:val="28"/>
          <w:szCs w:val="28"/>
        </w:rPr>
      </w:pPr>
      <w:r w:rsidR="00691259">
        <w:rPr/>
        <w:t xml:space="preserve">Figure </w:t>
      </w:r>
      <w:r>
        <w:fldChar w:fldCharType="begin"/>
      </w:r>
      <w:r>
        <w:instrText xml:space="preserve"> SEQ Figure \* ARABIC </w:instrText>
      </w:r>
      <w:r>
        <w:fldChar w:fldCharType="separate"/>
      </w:r>
      <w:r w:rsidRPr="50B31251" w:rsidR="00691259">
        <w:rPr>
          <w:noProof/>
        </w:rPr>
        <w:t>13</w:t>
      </w:r>
      <w:r>
        <w:fldChar w:fldCharType="end"/>
      </w:r>
      <w:r w:rsidR="00691259">
        <w:rPr/>
        <w:t xml:space="preserve"> </w:t>
      </w:r>
      <w:r w:rsidR="00691259">
        <w:rPr/>
        <w:t xml:space="preserve">: </w:t>
      </w:r>
      <w:r w:rsidR="00691259">
        <w:rPr/>
        <w:t xml:space="preserve">Image Capture </w:t>
      </w:r>
      <w:r w:rsidR="00691259">
        <w:rPr/>
        <w:t>module UML class diagram.</w:t>
      </w:r>
    </w:p>
    <w:p w:rsidR="50B31251" w:rsidP="50B31251" w:rsidRDefault="50B31251" w14:paraId="4D5A27D1" w14:textId="6F093474">
      <w:pPr>
        <w:rPr>
          <w:rFonts w:ascii="Times New Roman" w:hAnsi="Times New Roman" w:cs="Times New Roman"/>
          <w:b w:val="1"/>
          <w:bCs w:val="1"/>
          <w:sz w:val="32"/>
          <w:szCs w:val="32"/>
        </w:rPr>
      </w:pPr>
    </w:p>
    <w:p w:rsidRPr="00E51909" w:rsidR="009A70DB" w:rsidP="7F3336D3" w:rsidRDefault="1ED69721" w14:paraId="547F07E7" w14:textId="5A40266A">
      <w:pPr>
        <w:rPr>
          <w:rFonts w:ascii="Times New Roman" w:hAnsi="Times New Roman" w:cs="Times New Roman"/>
          <w:b/>
          <w:bCs/>
          <w:sz w:val="36"/>
          <w:szCs w:val="36"/>
        </w:rPr>
      </w:pPr>
      <w:r w:rsidRPr="03EBE7BD">
        <w:rPr>
          <w:rFonts w:ascii="Times New Roman" w:hAnsi="Times New Roman" w:cs="Times New Roman"/>
          <w:b/>
          <w:bCs/>
          <w:sz w:val="32"/>
          <w:szCs w:val="32"/>
        </w:rPr>
        <w:t>4.3. Image Classification Model</w:t>
      </w:r>
    </w:p>
    <w:p w:rsidRPr="00E51909" w:rsidR="009A70DB" w:rsidP="7F3336D3" w:rsidRDefault="785A3208" w14:paraId="5B0ED329" w14:textId="0614244A">
      <w:pPr>
        <w:rPr>
          <w:rFonts w:ascii="Times New Roman" w:hAnsi="Times New Roman" w:cs="Times New Roman"/>
          <w:b/>
          <w:bCs/>
          <w:sz w:val="28"/>
          <w:szCs w:val="28"/>
        </w:rPr>
      </w:pPr>
      <w:r w:rsidRPr="7F3336D3">
        <w:rPr>
          <w:rFonts w:ascii="Times New Roman" w:hAnsi="Times New Roman" w:cs="Times New Roman"/>
          <w:b/>
          <w:bCs/>
          <w:sz w:val="28"/>
          <w:szCs w:val="28"/>
        </w:rPr>
        <w:t>4.3.1. Training Module</w:t>
      </w:r>
    </w:p>
    <w:p w:rsidRPr="00E51909" w:rsidR="009A70DB" w:rsidP="7F3336D3" w:rsidRDefault="785A3208" w14:paraId="05D8A5C5" w14:textId="1679DDC8">
      <w:pPr>
        <w:rPr>
          <w:rFonts w:ascii="Times New Roman" w:hAnsi="Times New Roman" w:cs="Times New Roman"/>
          <w:b/>
          <w:bCs/>
        </w:rPr>
      </w:pPr>
      <w:r w:rsidRPr="7F3336D3">
        <w:rPr>
          <w:rFonts w:ascii="Times New Roman" w:hAnsi="Times New Roman" w:cs="Times New Roman"/>
          <w:b/>
          <w:bCs/>
        </w:rPr>
        <w:t>Description</w:t>
      </w:r>
    </w:p>
    <w:p w:rsidRPr="002D7FE4" w:rsidR="03EBE7BD" w:rsidP="002D7FE4" w:rsidRDefault="289DD503" w14:paraId="4B318E4A" w14:textId="0212D7B5">
      <w:pPr>
        <w:ind w:firstLine="720"/>
        <w:rPr>
          <w:rFonts w:ascii="Times New Roman" w:hAnsi="Times New Roman" w:cs="Times New Roman"/>
        </w:rPr>
      </w:pPr>
      <w:r w:rsidRPr="546CAB1D">
        <w:rPr>
          <w:rFonts w:ascii="Times New Roman" w:hAnsi="Times New Roman" w:cs="Times New Roman"/>
        </w:rPr>
        <w:t>Due to the nature of researching multiple vastly di</w:t>
      </w:r>
      <w:r w:rsidRPr="546CAB1D" w:rsidR="5AF44264">
        <w:rPr>
          <w:rFonts w:ascii="Times New Roman" w:hAnsi="Times New Roman" w:cs="Times New Roman"/>
        </w:rPr>
        <w:t xml:space="preserve">fferent </w:t>
      </w:r>
      <w:r w:rsidRPr="546CAB1D">
        <w:rPr>
          <w:rFonts w:ascii="Times New Roman" w:hAnsi="Times New Roman" w:cs="Times New Roman"/>
        </w:rPr>
        <w:t>deep learning architectures</w:t>
      </w:r>
      <w:r w:rsidRPr="546CAB1D" w:rsidR="7A5B3B67">
        <w:rPr>
          <w:rFonts w:ascii="Times New Roman" w:hAnsi="Times New Roman" w:cs="Times New Roman"/>
        </w:rPr>
        <w:t xml:space="preserve">, the only commonality between them is training. This module </w:t>
      </w:r>
      <w:r w:rsidRPr="546CAB1D" w:rsidR="745E7AB0">
        <w:rPr>
          <w:rFonts w:ascii="Times New Roman" w:hAnsi="Times New Roman" w:cs="Times New Roman"/>
        </w:rPr>
        <w:t xml:space="preserve">is comprised of multiple parts that all lead into the next starting with the loading of training data. Training data is loaded from directories </w:t>
      </w:r>
      <w:r w:rsidRPr="546CAB1D" w:rsidR="11C2042F">
        <w:rPr>
          <w:rFonts w:ascii="Times New Roman" w:hAnsi="Times New Roman" w:cs="Times New Roman"/>
        </w:rPr>
        <w:t xml:space="preserve">and preprocessed to be the proper format and size depending on the architecture currently training. Once preprocessed, the </w:t>
      </w:r>
      <w:r w:rsidRPr="546CAB1D" w:rsidR="75A75DEA">
        <w:rPr>
          <w:rFonts w:ascii="Times New Roman" w:hAnsi="Times New Roman" w:cs="Times New Roman"/>
        </w:rPr>
        <w:t>training data</w:t>
      </w:r>
      <w:r w:rsidRPr="546CAB1D" w:rsidR="11C2042F">
        <w:rPr>
          <w:rFonts w:ascii="Times New Roman" w:hAnsi="Times New Roman" w:cs="Times New Roman"/>
        </w:rPr>
        <w:t xml:space="preserve"> </w:t>
      </w:r>
      <w:r w:rsidRPr="546CAB1D" w:rsidR="4B61CFE5">
        <w:rPr>
          <w:rFonts w:ascii="Times New Roman" w:hAnsi="Times New Roman" w:cs="Times New Roman"/>
        </w:rPr>
        <w:t>is</w:t>
      </w:r>
      <w:r w:rsidRPr="546CAB1D" w:rsidR="11C2042F">
        <w:rPr>
          <w:rFonts w:ascii="Times New Roman" w:hAnsi="Times New Roman" w:cs="Times New Roman"/>
        </w:rPr>
        <w:t xml:space="preserve"> then augmented to reduce ov</w:t>
      </w:r>
      <w:r w:rsidRPr="546CAB1D" w:rsidR="5B18B745">
        <w:rPr>
          <w:rFonts w:ascii="Times New Roman" w:hAnsi="Times New Roman" w:cs="Times New Roman"/>
        </w:rPr>
        <w:t xml:space="preserve">erfitting. These augmentations include random zooms, rotations, or flips. </w:t>
      </w:r>
      <w:r w:rsidRPr="546CAB1D" w:rsidR="77F57CF9">
        <w:rPr>
          <w:rFonts w:ascii="Times New Roman" w:hAnsi="Times New Roman" w:cs="Times New Roman"/>
        </w:rPr>
        <w:t>After the training data is ready, the deep learning model trains on the training data</w:t>
      </w:r>
      <w:r w:rsidRPr="546CAB1D" w:rsidR="6A2A380C">
        <w:rPr>
          <w:rFonts w:ascii="Times New Roman" w:hAnsi="Times New Roman" w:cs="Times New Roman"/>
        </w:rPr>
        <w:t>. All the statistics from training are stored until the end</w:t>
      </w:r>
      <w:r w:rsidRPr="546CAB1D" w:rsidR="64693966">
        <w:rPr>
          <w:rFonts w:ascii="Times New Roman" w:hAnsi="Times New Roman" w:cs="Times New Roman"/>
        </w:rPr>
        <w:t>, whe</w:t>
      </w:r>
      <w:r w:rsidRPr="546CAB1D" w:rsidR="24C7A763">
        <w:rPr>
          <w:rFonts w:ascii="Times New Roman" w:hAnsi="Times New Roman" w:cs="Times New Roman"/>
        </w:rPr>
        <w:t>re</w:t>
      </w:r>
      <w:r w:rsidRPr="546CAB1D" w:rsidR="64693966">
        <w:rPr>
          <w:rFonts w:ascii="Times New Roman" w:hAnsi="Times New Roman" w:cs="Times New Roman"/>
        </w:rPr>
        <w:t xml:space="preserve"> they are graphed.</w:t>
      </w:r>
    </w:p>
    <w:p w:rsidRPr="00E51909" w:rsidR="009A70DB" w:rsidP="7F3336D3" w:rsidRDefault="2BB68B48" w14:paraId="3DB27FA6" w14:textId="53889A66">
      <w:pPr>
        <w:rPr>
          <w:rFonts w:ascii="Times New Roman" w:hAnsi="Times New Roman" w:cs="Times New Roman"/>
          <w:b/>
          <w:bCs/>
        </w:rPr>
      </w:pPr>
      <w:r w:rsidRPr="7F3336D3">
        <w:rPr>
          <w:rFonts w:ascii="Times New Roman" w:hAnsi="Times New Roman" w:cs="Times New Roman"/>
          <w:b/>
          <w:bCs/>
        </w:rPr>
        <w:t>UML Diagram</w:t>
      </w:r>
    </w:p>
    <w:p w:rsidRPr="00E51909" w:rsidR="009A70DB" w:rsidP="00252C15" w:rsidRDefault="219EC089" w14:paraId="0F80C6AC" w14:textId="6A05A8FE">
      <w:pPr>
        <w:jc w:val="center"/>
      </w:pPr>
      <w:r>
        <w:rPr>
          <w:noProof/>
        </w:rPr>
        <w:drawing>
          <wp:inline distT="0" distB="0" distL="0" distR="0" wp14:anchorId="61DA0DFD" wp14:editId="39F245C8">
            <wp:extent cx="2867025" cy="2228850"/>
            <wp:effectExtent l="0" t="0" r="0" b="0"/>
            <wp:docPr id="1292903735" name="Picture 129290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67025" cy="2228850"/>
                    </a:xfrm>
                    <a:prstGeom prst="rect">
                      <a:avLst/>
                    </a:prstGeom>
                  </pic:spPr>
                </pic:pic>
              </a:graphicData>
            </a:graphic>
          </wp:inline>
        </w:drawing>
      </w:r>
    </w:p>
    <w:p w:rsidRPr="00E51909" w:rsidR="009A70DB" w:rsidP="7F3336D3" w:rsidRDefault="2BB68B48" w14:paraId="17C16EA5" w14:textId="5A567C48">
      <w:pPr>
        <w:pStyle w:val="Caption"/>
        <w:jc w:val="center"/>
        <w:rPr>
          <w:color w:val="auto"/>
        </w:rPr>
      </w:pPr>
      <w:r w:rsidRPr="7F3336D3">
        <w:rPr>
          <w:color w:val="auto"/>
        </w:rPr>
        <w:t xml:space="preserve">Figure </w:t>
      </w:r>
      <w:r w:rsidRPr="7F3336D3" w:rsidR="00D5729A">
        <w:rPr>
          <w:color w:val="auto"/>
        </w:rPr>
        <w:fldChar w:fldCharType="begin"/>
      </w:r>
      <w:r w:rsidRPr="7F3336D3" w:rsidR="00D5729A">
        <w:rPr>
          <w:color w:val="auto"/>
        </w:rPr>
        <w:instrText xml:space="preserve"> SEQ Figure \* ARABIC </w:instrText>
      </w:r>
      <w:r w:rsidRPr="7F3336D3" w:rsidR="00D5729A">
        <w:rPr>
          <w:color w:val="auto"/>
        </w:rPr>
        <w:fldChar w:fldCharType="separate"/>
      </w:r>
      <w:r w:rsidRPr="7F3336D3" w:rsidR="00D5729A">
        <w:rPr>
          <w:color w:val="auto"/>
        </w:rPr>
        <w:fldChar w:fldCharType="end"/>
      </w:r>
      <w:r w:rsidRPr="7F3336D3">
        <w:rPr>
          <w:color w:val="auto"/>
        </w:rPr>
        <w:t>:</w:t>
      </w:r>
      <w:r w:rsidRPr="7F3336D3" w:rsidR="1655E2D8">
        <w:rPr>
          <w:color w:val="auto"/>
        </w:rPr>
        <w:t xml:space="preserve"> Training module UML class diagram</w:t>
      </w:r>
    </w:p>
    <w:p w:rsidRPr="00E51909" w:rsidR="009A70DB" w:rsidP="7F3336D3" w:rsidRDefault="2BB68B48" w14:paraId="30073DE6" w14:textId="2344A0C0">
      <w:pPr>
        <w:rPr>
          <w:rFonts w:ascii="Times New Roman" w:hAnsi="Times New Roman" w:cs="Times New Roman"/>
          <w:b/>
          <w:bCs/>
        </w:rPr>
      </w:pPr>
      <w:r w:rsidRPr="7F3336D3">
        <w:rPr>
          <w:rFonts w:ascii="Times New Roman" w:hAnsi="Times New Roman" w:cs="Times New Roman"/>
          <w:b/>
          <w:bCs/>
        </w:rPr>
        <w:t>Public Interface Details</w:t>
      </w:r>
    </w:p>
    <w:p w:rsidRPr="00E51909" w:rsidR="009A70DB" w:rsidP="7F3336D3" w:rsidRDefault="3244CEB7" w14:paraId="306CB419" w14:textId="4A812FBF">
      <w:pPr>
        <w:pStyle w:val="ListParagraph"/>
        <w:numPr>
          <w:ilvl w:val="0"/>
          <w:numId w:val="68"/>
        </w:numPr>
        <w:rPr>
          <w:rFonts w:ascii="Times New Roman" w:hAnsi="Times New Roman" w:cs="Times New Roman"/>
          <w:b/>
          <w:bCs/>
        </w:rPr>
      </w:pPr>
      <w:r w:rsidRPr="7F3336D3">
        <w:rPr>
          <w:rFonts w:ascii="Times New Roman" w:hAnsi="Times New Roman" w:cs="Times New Roman"/>
          <w:b/>
          <w:bCs/>
        </w:rPr>
        <w:t>evaluate</w:t>
      </w:r>
    </w:p>
    <w:p w:rsidRPr="00E51909" w:rsidR="009A70DB" w:rsidP="7F3336D3" w:rsidRDefault="3244CEB7" w14:paraId="685C267B" w14:textId="132F0A14">
      <w:pPr>
        <w:pStyle w:val="ListParagraph"/>
        <w:numPr>
          <w:ilvl w:val="1"/>
          <w:numId w:val="68"/>
        </w:numPr>
        <w:rPr>
          <w:rFonts w:ascii="Times New Roman" w:hAnsi="Times New Roman" w:cs="Times New Roman"/>
        </w:rPr>
      </w:pPr>
      <w:r w:rsidRPr="7F3336D3">
        <w:rPr>
          <w:rFonts w:ascii="Times New Roman" w:hAnsi="Times New Roman" w:cs="Times New Roman"/>
          <w:b/>
          <w:bCs/>
        </w:rPr>
        <w:t>Description:</w:t>
      </w:r>
      <w:r w:rsidRPr="7F3336D3">
        <w:rPr>
          <w:rFonts w:ascii="Times New Roman" w:hAnsi="Times New Roman" w:cs="Times New Roman"/>
        </w:rPr>
        <w:t xml:space="preserve"> This method </w:t>
      </w:r>
      <w:r w:rsidRPr="7F3336D3" w:rsidR="104C1D2F">
        <w:rPr>
          <w:rFonts w:ascii="Times New Roman" w:hAnsi="Times New Roman" w:cs="Times New Roman"/>
        </w:rPr>
        <w:t>is responsible for evaluating the trained model on the test dataset.</w:t>
      </w:r>
    </w:p>
    <w:p w:rsidRPr="00E51909" w:rsidR="009A70DB" w:rsidP="7F3336D3" w:rsidRDefault="3244CEB7" w14:paraId="2418186E" w14:textId="544C96DF">
      <w:pPr>
        <w:pStyle w:val="ListParagraph"/>
        <w:numPr>
          <w:ilvl w:val="1"/>
          <w:numId w:val="68"/>
        </w:numPr>
        <w:rPr>
          <w:rFonts w:ascii="Times New Roman" w:hAnsi="Times New Roman" w:cs="Times New Roman"/>
          <w:b/>
          <w:bCs/>
        </w:rPr>
      </w:pPr>
      <w:r w:rsidRPr="7F3336D3">
        <w:rPr>
          <w:rFonts w:ascii="Times New Roman" w:hAnsi="Times New Roman" w:cs="Times New Roman"/>
          <w:b/>
          <w:bCs/>
        </w:rPr>
        <w:t>Return Type:</w:t>
      </w:r>
      <w:r w:rsidRPr="7F3336D3" w:rsidR="4DF2875D">
        <w:rPr>
          <w:rFonts w:ascii="Times New Roman" w:hAnsi="Times New Roman" w:cs="Times New Roman"/>
          <w:b/>
          <w:bCs/>
        </w:rPr>
        <w:t xml:space="preserve"> </w:t>
      </w:r>
      <w:r w:rsidRPr="7F3336D3" w:rsidR="4DF2875D">
        <w:rPr>
          <w:rFonts w:ascii="Times New Roman" w:hAnsi="Times New Roman" w:cs="Times New Roman"/>
        </w:rPr>
        <w:t>float, float</w:t>
      </w:r>
    </w:p>
    <w:p w:rsidRPr="00E51909" w:rsidR="009A70DB" w:rsidP="7F3336D3" w:rsidRDefault="3244CEB7" w14:paraId="73F43BBD" w14:textId="50FF2B0F">
      <w:pPr>
        <w:pStyle w:val="ListParagraph"/>
        <w:numPr>
          <w:ilvl w:val="1"/>
          <w:numId w:val="68"/>
        </w:numPr>
        <w:rPr>
          <w:rFonts w:ascii="Times New Roman" w:hAnsi="Times New Roman" w:cs="Times New Roman"/>
        </w:rPr>
      </w:pPr>
      <w:r w:rsidRPr="7F3336D3">
        <w:rPr>
          <w:rFonts w:ascii="Times New Roman" w:hAnsi="Times New Roman" w:cs="Times New Roman"/>
          <w:b/>
          <w:bCs/>
        </w:rPr>
        <w:t>Services Provided:</w:t>
      </w:r>
    </w:p>
    <w:p w:rsidRPr="00E51909" w:rsidR="009A70DB" w:rsidP="7F3336D3" w:rsidRDefault="5A59FAFF" w14:paraId="7A222A8E" w14:textId="77B47FB1">
      <w:pPr>
        <w:pStyle w:val="ListParagraph"/>
        <w:numPr>
          <w:ilvl w:val="2"/>
          <w:numId w:val="68"/>
        </w:numPr>
        <w:rPr>
          <w:rFonts w:ascii="Times New Roman" w:hAnsi="Times New Roman" w:cs="Times New Roman"/>
        </w:rPr>
      </w:pPr>
      <w:r w:rsidRPr="7F3336D3">
        <w:rPr>
          <w:rFonts w:ascii="Times New Roman" w:hAnsi="Times New Roman" w:cs="Times New Roman"/>
        </w:rPr>
        <w:t>Evaluate the trained model on the test dataset and return the test accuracy and test validation.</w:t>
      </w:r>
    </w:p>
    <w:p w:rsidRPr="00E51909" w:rsidR="009A70DB" w:rsidP="7F3336D3" w:rsidRDefault="5A59FAFF" w14:paraId="46C82B57" w14:textId="4C567BBF">
      <w:pPr>
        <w:pStyle w:val="ListParagraph"/>
        <w:numPr>
          <w:ilvl w:val="0"/>
          <w:numId w:val="68"/>
        </w:numPr>
        <w:rPr>
          <w:rFonts w:ascii="Times New Roman" w:hAnsi="Times New Roman" w:cs="Times New Roman"/>
          <w:b/>
          <w:bCs/>
        </w:rPr>
      </w:pPr>
      <w:r w:rsidRPr="7F3336D3">
        <w:rPr>
          <w:rFonts w:ascii="Times New Roman" w:hAnsi="Times New Roman" w:cs="Times New Roman"/>
          <w:b/>
          <w:bCs/>
        </w:rPr>
        <w:t>train</w:t>
      </w:r>
    </w:p>
    <w:p w:rsidRPr="00E51909" w:rsidR="009A70DB" w:rsidP="7F3336D3" w:rsidRDefault="5A59FAFF" w14:paraId="4CF621C6" w14:textId="6293A1A2">
      <w:pPr>
        <w:pStyle w:val="ListParagraph"/>
        <w:numPr>
          <w:ilvl w:val="1"/>
          <w:numId w:val="68"/>
        </w:numPr>
        <w:rPr>
          <w:rFonts w:ascii="Times New Roman" w:hAnsi="Times New Roman" w:cs="Times New Roman"/>
        </w:rPr>
      </w:pPr>
      <w:r w:rsidRPr="7F3336D3">
        <w:rPr>
          <w:rFonts w:ascii="Times New Roman" w:hAnsi="Times New Roman" w:cs="Times New Roman"/>
          <w:b/>
          <w:bCs/>
        </w:rPr>
        <w:t>Description:</w:t>
      </w:r>
      <w:r w:rsidRPr="7F3336D3">
        <w:rPr>
          <w:rFonts w:ascii="Times New Roman" w:hAnsi="Times New Roman" w:cs="Times New Roman"/>
        </w:rPr>
        <w:t xml:space="preserve"> This method is responsible for training the model on the training dataset while validating </w:t>
      </w:r>
      <w:r w:rsidR="002D7FE4">
        <w:rPr>
          <w:rFonts w:ascii="Times New Roman" w:hAnsi="Times New Roman" w:cs="Times New Roman"/>
        </w:rPr>
        <w:t>it </w:t>
      </w:r>
      <w:r w:rsidRPr="7F3336D3">
        <w:rPr>
          <w:rFonts w:ascii="Times New Roman" w:hAnsi="Times New Roman" w:cs="Times New Roman"/>
        </w:rPr>
        <w:t>on the validation dataset.</w:t>
      </w:r>
    </w:p>
    <w:p w:rsidRPr="00E51909" w:rsidR="009A70DB" w:rsidP="7F3336D3" w:rsidRDefault="5A59FAFF" w14:paraId="055CAD2F" w14:textId="6638F64A">
      <w:pPr>
        <w:pStyle w:val="ListParagraph"/>
        <w:numPr>
          <w:ilvl w:val="1"/>
          <w:numId w:val="68"/>
        </w:numPr>
        <w:rPr>
          <w:rFonts w:ascii="Times New Roman" w:hAnsi="Times New Roman" w:cs="Times New Roman"/>
        </w:rPr>
      </w:pPr>
      <w:r w:rsidRPr="7F3336D3">
        <w:rPr>
          <w:rFonts w:ascii="Times New Roman" w:hAnsi="Times New Roman" w:cs="Times New Roman"/>
          <w:b/>
          <w:bCs/>
        </w:rPr>
        <w:t xml:space="preserve">Return Type: </w:t>
      </w:r>
      <w:r w:rsidRPr="7F3336D3">
        <w:rPr>
          <w:rFonts w:ascii="Times New Roman" w:hAnsi="Times New Roman" w:cs="Times New Roman"/>
        </w:rPr>
        <w:t>History</w:t>
      </w:r>
    </w:p>
    <w:p w:rsidRPr="00E51909" w:rsidR="009A70DB" w:rsidP="7F3336D3" w:rsidRDefault="5A59FAFF" w14:paraId="7D933A31" w14:textId="50FF2B0F">
      <w:pPr>
        <w:pStyle w:val="ListParagraph"/>
        <w:numPr>
          <w:ilvl w:val="1"/>
          <w:numId w:val="68"/>
        </w:numPr>
        <w:rPr>
          <w:rFonts w:ascii="Times New Roman" w:hAnsi="Times New Roman" w:cs="Times New Roman"/>
        </w:rPr>
      </w:pPr>
      <w:r w:rsidRPr="7F3336D3">
        <w:rPr>
          <w:rFonts w:ascii="Times New Roman" w:hAnsi="Times New Roman" w:cs="Times New Roman"/>
          <w:b/>
          <w:bCs/>
        </w:rPr>
        <w:t>Services Provided:</w:t>
      </w:r>
    </w:p>
    <w:p w:rsidRPr="00E51909" w:rsidR="009A70DB" w:rsidP="7F3336D3" w:rsidRDefault="5A59FAFF" w14:paraId="436EAFD2" w14:textId="680BA5E2">
      <w:pPr>
        <w:pStyle w:val="ListParagraph"/>
        <w:numPr>
          <w:ilvl w:val="2"/>
          <w:numId w:val="68"/>
        </w:numPr>
        <w:rPr>
          <w:rFonts w:ascii="Times New Roman" w:hAnsi="Times New Roman" w:cs="Times New Roman"/>
        </w:rPr>
      </w:pPr>
      <w:r w:rsidRPr="7F3336D3">
        <w:rPr>
          <w:rFonts w:ascii="Times New Roman" w:hAnsi="Times New Roman" w:cs="Times New Roman"/>
        </w:rPr>
        <w:t>Trains the model for the specified number of epochs using the given batch size.</w:t>
      </w:r>
    </w:p>
    <w:p w:rsidRPr="00E51909" w:rsidR="009A70DB" w:rsidP="7F3336D3" w:rsidRDefault="5A59FAFF" w14:paraId="317A7C43" w14:textId="2C1BC6CF">
      <w:pPr>
        <w:pStyle w:val="ListParagraph"/>
        <w:numPr>
          <w:ilvl w:val="0"/>
          <w:numId w:val="68"/>
        </w:numPr>
        <w:rPr>
          <w:rFonts w:ascii="Times New Roman" w:hAnsi="Times New Roman" w:cs="Times New Roman"/>
          <w:b/>
          <w:bCs/>
        </w:rPr>
      </w:pPr>
      <w:proofErr w:type="spellStart"/>
      <w:r w:rsidRPr="7F3336D3">
        <w:rPr>
          <w:rFonts w:ascii="Times New Roman" w:hAnsi="Times New Roman" w:cs="Times New Roman"/>
          <w:b/>
          <w:bCs/>
        </w:rPr>
        <w:t>load_data</w:t>
      </w:r>
      <w:proofErr w:type="spellEnd"/>
    </w:p>
    <w:p w:rsidRPr="00E51909" w:rsidR="009A70DB" w:rsidP="7F3336D3" w:rsidRDefault="5A59FAFF" w14:paraId="69E56A0D" w14:textId="55A646FA">
      <w:pPr>
        <w:pStyle w:val="ListParagraph"/>
        <w:numPr>
          <w:ilvl w:val="1"/>
          <w:numId w:val="68"/>
        </w:numPr>
        <w:rPr>
          <w:rFonts w:ascii="Times New Roman" w:hAnsi="Times New Roman" w:cs="Times New Roman"/>
        </w:rPr>
      </w:pPr>
      <w:r w:rsidRPr="7F3336D3">
        <w:rPr>
          <w:rFonts w:ascii="Times New Roman" w:hAnsi="Times New Roman" w:cs="Times New Roman"/>
          <w:b/>
          <w:bCs/>
        </w:rPr>
        <w:t>Description:</w:t>
      </w:r>
      <w:r w:rsidRPr="7F3336D3">
        <w:rPr>
          <w:rFonts w:ascii="Times New Roman" w:hAnsi="Times New Roman" w:cs="Times New Roman"/>
        </w:rPr>
        <w:t xml:space="preserve"> This method is responsible for loading the training, validation, and test datasets.</w:t>
      </w:r>
    </w:p>
    <w:p w:rsidRPr="00E51909" w:rsidR="009A70DB" w:rsidP="7F3336D3" w:rsidRDefault="5A59FAFF" w14:paraId="423DD3C4" w14:textId="30D9CD61">
      <w:pPr>
        <w:pStyle w:val="ListParagraph"/>
        <w:numPr>
          <w:ilvl w:val="1"/>
          <w:numId w:val="68"/>
        </w:numPr>
        <w:rPr>
          <w:rFonts w:ascii="Times New Roman" w:hAnsi="Times New Roman" w:cs="Times New Roman"/>
        </w:rPr>
      </w:pPr>
      <w:r w:rsidRPr="7F3336D3">
        <w:rPr>
          <w:rFonts w:ascii="Times New Roman" w:hAnsi="Times New Roman" w:cs="Times New Roman"/>
          <w:b/>
          <w:bCs/>
        </w:rPr>
        <w:t xml:space="preserve">Return Type: </w:t>
      </w:r>
      <w:proofErr w:type="spellStart"/>
      <w:r w:rsidRPr="7F3336D3">
        <w:rPr>
          <w:rFonts w:ascii="Times New Roman" w:hAnsi="Times New Roman" w:cs="Times New Roman"/>
        </w:rPr>
        <w:t>tf.</w:t>
      </w:r>
      <w:proofErr w:type="gramStart"/>
      <w:r w:rsidRPr="7F3336D3">
        <w:rPr>
          <w:rFonts w:ascii="Times New Roman" w:hAnsi="Times New Roman" w:cs="Times New Roman"/>
        </w:rPr>
        <w:t>data.Dataset</w:t>
      </w:r>
      <w:proofErr w:type="spellEnd"/>
      <w:proofErr w:type="gramEnd"/>
    </w:p>
    <w:p w:rsidRPr="00E51909" w:rsidR="009A70DB" w:rsidP="7F3336D3" w:rsidRDefault="5A59FAFF" w14:paraId="7F74D18B" w14:textId="50FF2B0F">
      <w:pPr>
        <w:pStyle w:val="ListParagraph"/>
        <w:numPr>
          <w:ilvl w:val="1"/>
          <w:numId w:val="68"/>
        </w:numPr>
        <w:rPr>
          <w:rFonts w:ascii="Times New Roman" w:hAnsi="Times New Roman" w:cs="Times New Roman"/>
        </w:rPr>
      </w:pPr>
      <w:r w:rsidRPr="7F3336D3">
        <w:rPr>
          <w:rFonts w:ascii="Times New Roman" w:hAnsi="Times New Roman" w:cs="Times New Roman"/>
          <w:b/>
          <w:bCs/>
        </w:rPr>
        <w:t>Services Provided:</w:t>
      </w:r>
    </w:p>
    <w:p w:rsidR="7F3336D3" w:rsidP="03EBE7BD" w:rsidRDefault="3E31EBE9" w14:paraId="07704961" w14:textId="52F1278A">
      <w:pPr>
        <w:pStyle w:val="ListParagraph"/>
        <w:numPr>
          <w:ilvl w:val="2"/>
          <w:numId w:val="68"/>
        </w:numPr>
        <w:rPr>
          <w:rFonts w:ascii="Times New Roman" w:hAnsi="Times New Roman" w:cs="Times New Roman"/>
        </w:rPr>
      </w:pPr>
      <w:r w:rsidRPr="03EBE7BD">
        <w:rPr>
          <w:rFonts w:ascii="Times New Roman" w:hAnsi="Times New Roman" w:cs="Times New Roman"/>
        </w:rPr>
        <w:t>Loads training data into separate datasets based on the training split</w:t>
      </w:r>
      <w:r w:rsidRPr="03EBE7BD" w:rsidR="29ECBDC1">
        <w:rPr>
          <w:rFonts w:ascii="Times New Roman" w:hAnsi="Times New Roman" w:cs="Times New Roman"/>
        </w:rPr>
        <w:t>.</w:t>
      </w:r>
    </w:p>
    <w:p w:rsidR="7F3336D3" w:rsidP="7F3336D3" w:rsidRDefault="7F3336D3" w14:paraId="60A5CB2A" w14:textId="050D28F8">
      <w:pPr>
        <w:rPr>
          <w:rFonts w:ascii="Times New Roman" w:hAnsi="Times New Roman" w:cs="Times New Roman"/>
          <w:b/>
          <w:bCs/>
          <w:sz w:val="36"/>
          <w:szCs w:val="36"/>
        </w:rPr>
      </w:pPr>
      <w:r w:rsidRPr="7F3336D3">
        <w:rPr>
          <w:rFonts w:ascii="Times New Roman" w:hAnsi="Times New Roman" w:cs="Times New Roman"/>
          <w:b/>
          <w:bCs/>
          <w:sz w:val="36"/>
          <w:szCs w:val="36"/>
        </w:rPr>
        <w:t xml:space="preserve">5. </w:t>
      </w:r>
      <w:r w:rsidRPr="7F3336D3" w:rsidR="64B5BD8A">
        <w:rPr>
          <w:rFonts w:ascii="Times New Roman" w:hAnsi="Times New Roman" w:cs="Times New Roman"/>
          <w:b/>
          <w:bCs/>
          <w:sz w:val="36"/>
          <w:szCs w:val="36"/>
        </w:rPr>
        <w:t>Implementation Plan</w:t>
      </w:r>
    </w:p>
    <w:p w:rsidR="7FA0E0BC" w:rsidP="7F3336D3" w:rsidRDefault="7FA0E0BC" w14:paraId="6181F8AC" w14:textId="7FACC0A4">
      <w:pPr>
        <w:ind w:firstLine="720"/>
        <w:rPr>
          <w:rFonts w:ascii="Times New Roman" w:hAnsi="Times New Roman" w:eastAsia="Times New Roman" w:cs="Times New Roman"/>
        </w:rPr>
      </w:pPr>
      <w:r w:rsidRPr="50B31251" w:rsidR="7FA0E0BC">
        <w:rPr>
          <w:rFonts w:ascii="Times New Roman" w:hAnsi="Times New Roman" w:eastAsia="Times New Roman" w:cs="Times New Roman"/>
        </w:rPr>
        <w:t>Team CRAFT’s timeline plans for a project finish ti</w:t>
      </w:r>
      <w:r w:rsidRPr="50B31251" w:rsidR="3698C38A">
        <w:rPr>
          <w:rFonts w:ascii="Times New Roman" w:hAnsi="Times New Roman" w:eastAsia="Times New Roman" w:cs="Times New Roman"/>
        </w:rPr>
        <w:t xml:space="preserve">me in late November. </w:t>
      </w:r>
      <w:r w:rsidRPr="50B31251" w:rsidR="07409929">
        <w:rPr>
          <w:rFonts w:ascii="Times New Roman" w:hAnsi="Times New Roman" w:eastAsia="Times New Roman" w:cs="Times New Roman"/>
        </w:rPr>
        <w:t xml:space="preserve">The following chart demonstrates team CRAFT’s implementation plan </w:t>
      </w:r>
      <w:r w:rsidRPr="50B31251" w:rsidR="002D7FE4">
        <w:rPr>
          <w:rFonts w:ascii="Times New Roman" w:hAnsi="Times New Roman" w:eastAsia="Times New Roman" w:cs="Times New Roman"/>
        </w:rPr>
        <w:t>f</w:t>
      </w:r>
      <w:r w:rsidRPr="50B31251" w:rsidR="3ED831F7">
        <w:rPr>
          <w:rFonts w:ascii="Times New Roman" w:hAnsi="Times New Roman" w:eastAsia="Times New Roman" w:cs="Times New Roman"/>
        </w:rPr>
        <w:t>or the</w:t>
      </w:r>
      <w:r w:rsidRPr="50B31251" w:rsidR="07409929">
        <w:rPr>
          <w:rFonts w:ascii="Times New Roman" w:hAnsi="Times New Roman" w:eastAsia="Times New Roman" w:cs="Times New Roman"/>
        </w:rPr>
        <w:t xml:space="preserve"> coming semester</w:t>
      </w:r>
      <w:r w:rsidRPr="50B31251" w:rsidR="36EB7647">
        <w:rPr>
          <w:rFonts w:ascii="Times New Roman" w:hAnsi="Times New Roman" w:eastAsia="Times New Roman" w:cs="Times New Roman"/>
        </w:rPr>
        <w:t xml:space="preserve">. Tasks related to </w:t>
      </w:r>
      <w:r w:rsidRPr="50B31251" w:rsidR="002D7FE4">
        <w:rPr>
          <w:rFonts w:ascii="Times New Roman" w:hAnsi="Times New Roman" w:eastAsia="Times New Roman" w:cs="Times New Roman"/>
        </w:rPr>
        <w:t>the </w:t>
      </w:r>
      <w:r w:rsidRPr="50B31251" w:rsidR="36EB7647">
        <w:rPr>
          <w:rFonts w:ascii="Times New Roman" w:hAnsi="Times New Roman" w:eastAsia="Times New Roman" w:cs="Times New Roman"/>
        </w:rPr>
        <w:t xml:space="preserve">development of the CNN are gray, tasks related to the mobile application are green, and tasks </w:t>
      </w:r>
      <w:r w:rsidRPr="50B31251" w:rsidR="5D00A2BF">
        <w:rPr>
          <w:rFonts w:ascii="Times New Roman" w:hAnsi="Times New Roman" w:eastAsia="Times New Roman" w:cs="Times New Roman"/>
        </w:rPr>
        <w:t xml:space="preserve">related to </w:t>
      </w:r>
      <w:r w:rsidRPr="50B31251" w:rsidR="002D7FE4">
        <w:rPr>
          <w:rFonts w:ascii="Times New Roman" w:hAnsi="Times New Roman" w:eastAsia="Times New Roman" w:cs="Times New Roman"/>
        </w:rPr>
        <w:t>the </w:t>
      </w:r>
      <w:r w:rsidRPr="50B31251" w:rsidR="5D00A2BF">
        <w:rPr>
          <w:rFonts w:ascii="Times New Roman" w:hAnsi="Times New Roman" w:eastAsia="Times New Roman" w:cs="Times New Roman"/>
        </w:rPr>
        <w:t>development of the conveyor belt are red.</w:t>
      </w:r>
    </w:p>
    <w:p w:rsidR="007206BE" w:rsidP="50B31251" w:rsidRDefault="007206BE" w14:paraId="0D84FB69" w14:textId="3FB2E50A">
      <w:pPr>
        <w:pStyle w:val="Normal"/>
      </w:pPr>
      <w:r w:rsidR="5FADDE8F">
        <w:drawing>
          <wp:inline wp14:editId="18A944CC" wp14:anchorId="0C503DF1">
            <wp:extent cx="6299328" cy="5010168"/>
            <wp:effectExtent l="0" t="0" r="0" b="0"/>
            <wp:docPr id="1496890122" name="" title=""/>
            <wp:cNvGraphicFramePr>
              <a:graphicFrameLocks noChangeAspect="1"/>
            </wp:cNvGraphicFramePr>
            <a:graphic>
              <a:graphicData uri="http://schemas.openxmlformats.org/drawingml/2006/picture">
                <pic:pic>
                  <pic:nvPicPr>
                    <pic:cNvPr id="0" name=""/>
                    <pic:cNvPicPr/>
                  </pic:nvPicPr>
                  <pic:blipFill>
                    <a:blip r:embed="R7fd22109b1274511">
                      <a:extLst>
                        <a:ext xmlns:a="http://schemas.openxmlformats.org/drawingml/2006/main" uri="{28A0092B-C50C-407E-A947-70E740481C1C}">
                          <a14:useLocalDpi val="0"/>
                        </a:ext>
                      </a:extLst>
                    </a:blip>
                    <a:srcRect l="20370" t="45192" r="0" b="0"/>
                    <a:stretch>
                      <a:fillRect/>
                    </a:stretch>
                  </pic:blipFill>
                  <pic:spPr>
                    <a:xfrm>
                      <a:off x="0" y="0"/>
                      <a:ext cx="6299328" cy="5010168"/>
                    </a:xfrm>
                    <a:prstGeom prst="rect">
                      <a:avLst/>
                    </a:prstGeom>
                  </pic:spPr>
                </pic:pic>
              </a:graphicData>
            </a:graphic>
          </wp:inline>
        </w:drawing>
      </w:r>
    </w:p>
    <w:p w:rsidR="007206BE" w:rsidP="7F3336D3" w:rsidRDefault="1C81B63D" w14:paraId="4C84DA40" w14:textId="0D7DFEF9">
      <w:pPr>
        <w:ind w:firstLine="720"/>
        <w:rPr>
          <w:rFonts w:ascii="Times New Roman" w:hAnsi="Times New Roman" w:eastAsia="Times New Roman" w:cs="Times New Roman"/>
        </w:rPr>
      </w:pPr>
      <w:r w:rsidRPr="653BCD7D">
        <w:rPr>
          <w:rFonts w:ascii="Times New Roman" w:hAnsi="Times New Roman" w:eastAsia="Times New Roman" w:cs="Times New Roman"/>
        </w:rPr>
        <w:t>Work on this project will be split between team member</w:t>
      </w:r>
      <w:r w:rsidRPr="653BCD7D" w:rsidR="6AEDA6AF">
        <w:rPr>
          <w:rFonts w:ascii="Times New Roman" w:hAnsi="Times New Roman" w:eastAsia="Times New Roman" w:cs="Times New Roman"/>
        </w:rPr>
        <w:t xml:space="preserve">s, allowing </w:t>
      </w:r>
      <w:r w:rsidRPr="653BCD7D" w:rsidR="6DC590BE">
        <w:rPr>
          <w:rFonts w:ascii="Times New Roman" w:hAnsi="Times New Roman" w:eastAsia="Times New Roman" w:cs="Times New Roman"/>
        </w:rPr>
        <w:t>tasks for each piece of the project to be completed in parallel.</w:t>
      </w:r>
      <w:r w:rsidRPr="653BCD7D" w:rsidR="442C34C8">
        <w:rPr>
          <w:rFonts w:ascii="Times New Roman" w:hAnsi="Times New Roman" w:eastAsia="Times New Roman" w:cs="Times New Roman"/>
        </w:rPr>
        <w:t xml:space="preserve"> </w:t>
      </w:r>
      <w:r w:rsidRPr="653BCD7D" w:rsidR="6459B53E">
        <w:rPr>
          <w:rFonts w:ascii="Times New Roman" w:hAnsi="Times New Roman" w:eastAsia="Times New Roman" w:cs="Times New Roman"/>
        </w:rPr>
        <w:t xml:space="preserve">Through the initial phases of application and conveyor belt development, a temporary CNN model will </w:t>
      </w:r>
      <w:r w:rsidRPr="653BCD7D" w:rsidR="40A48E7E">
        <w:rPr>
          <w:rFonts w:ascii="Times New Roman" w:hAnsi="Times New Roman" w:eastAsia="Times New Roman" w:cs="Times New Roman"/>
        </w:rPr>
        <w:t>be implemented.</w:t>
      </w:r>
      <w:r w:rsidRPr="653BCD7D" w:rsidR="0E4854E5">
        <w:rPr>
          <w:rFonts w:ascii="Times New Roman" w:hAnsi="Times New Roman" w:eastAsia="Times New Roman" w:cs="Times New Roman"/>
        </w:rPr>
        <w:t xml:space="preserve"> The final model will replace the temporary one during the last stage of development.</w:t>
      </w:r>
      <w:r w:rsidRPr="653BCD7D" w:rsidR="3CAA1D59">
        <w:rPr>
          <w:rFonts w:ascii="Times New Roman" w:hAnsi="Times New Roman" w:eastAsia="Times New Roman" w:cs="Times New Roman"/>
        </w:rPr>
        <w:t xml:space="preserve"> </w:t>
      </w:r>
    </w:p>
    <w:p w:rsidR="007206BE" w:rsidP="7F3336D3" w:rsidRDefault="00B8203D" w14:paraId="5F6067C9" w14:textId="73AF5F04">
      <w:pPr>
        <w:ind w:firstLine="720"/>
        <w:rPr>
          <w:rFonts w:ascii="Times New Roman" w:hAnsi="Times New Roman" w:eastAsia="Times New Roman" w:cs="Times New Roman"/>
        </w:rPr>
      </w:pPr>
      <w:r>
        <w:rPr>
          <w:rFonts w:ascii="Times New Roman" w:hAnsi="Times New Roman" w:eastAsia="Times New Roman" w:cs="Times New Roman"/>
        </w:rPr>
        <w:t xml:space="preserve">Team CRAFT plans to tackle the project in tiny modules, these modules most of the times directly correspond to the </w:t>
      </w:r>
      <w:r w:rsidR="001A001C">
        <w:rPr>
          <w:rFonts w:ascii="Times New Roman" w:hAnsi="Times New Roman" w:eastAsia="Times New Roman" w:cs="Times New Roman"/>
        </w:rPr>
        <w:t>high-level</w:t>
      </w:r>
      <w:r>
        <w:rPr>
          <w:rFonts w:ascii="Times New Roman" w:hAnsi="Times New Roman" w:eastAsia="Times New Roman" w:cs="Times New Roman"/>
        </w:rPr>
        <w:t xml:space="preserve"> architecture of the project itself.</w:t>
      </w:r>
      <w:r w:rsidR="00674544">
        <w:rPr>
          <w:rFonts w:ascii="Times New Roman" w:hAnsi="Times New Roman" w:eastAsia="Times New Roman" w:cs="Times New Roman"/>
        </w:rPr>
        <w:t xml:space="preserve"> Details of the allocated development time for each </w:t>
      </w:r>
      <w:r w:rsidR="001A001C">
        <w:rPr>
          <w:rFonts w:ascii="Times New Roman" w:hAnsi="Times New Roman" w:eastAsia="Times New Roman" w:cs="Times New Roman"/>
        </w:rPr>
        <w:t>module</w:t>
      </w:r>
      <w:r w:rsidR="00674544">
        <w:rPr>
          <w:rFonts w:ascii="Times New Roman" w:hAnsi="Times New Roman" w:eastAsia="Times New Roman" w:cs="Times New Roman"/>
        </w:rPr>
        <w:t xml:space="preserve"> is listed below, </w:t>
      </w:r>
      <w:r w:rsidR="001A001C">
        <w:rPr>
          <w:rFonts w:ascii="Times New Roman" w:hAnsi="Times New Roman" w:eastAsia="Times New Roman" w:cs="Times New Roman"/>
        </w:rPr>
        <w:t>categorized into 3 phases:</w:t>
      </w:r>
    </w:p>
    <w:p w:rsidRPr="00B8203D" w:rsidR="00B8203D" w:rsidP="00B8203D" w:rsidRDefault="00B8203D" w14:paraId="558ACC00" w14:textId="77777777">
      <w:pPr>
        <w:rPr>
          <w:rFonts w:ascii="Times New Roman" w:hAnsi="Times New Roman" w:eastAsia="Times New Roman" w:cs="Times New Roman"/>
          <w:b/>
          <w:bCs/>
        </w:rPr>
      </w:pPr>
      <w:r w:rsidRPr="00B8203D">
        <w:rPr>
          <w:rFonts w:ascii="Times New Roman" w:hAnsi="Times New Roman" w:eastAsia="Times New Roman" w:cs="Times New Roman"/>
          <w:b/>
          <w:bCs/>
        </w:rPr>
        <w:t>Early Stages (August to September)</w:t>
      </w:r>
    </w:p>
    <w:p w:rsidRPr="00B8203D" w:rsidR="00B8203D" w:rsidP="00B8203D" w:rsidRDefault="00B8203D" w14:paraId="48C0FF6E" w14:textId="77777777">
      <w:pPr>
        <w:numPr>
          <w:ilvl w:val="0"/>
          <w:numId w:val="70"/>
        </w:numPr>
        <w:rPr>
          <w:rFonts w:ascii="Times New Roman" w:hAnsi="Times New Roman" w:eastAsia="Times New Roman" w:cs="Times New Roman"/>
        </w:rPr>
      </w:pPr>
      <w:r w:rsidRPr="00B8203D">
        <w:rPr>
          <w:rFonts w:ascii="Times New Roman" w:hAnsi="Times New Roman" w:eastAsia="Times New Roman" w:cs="Times New Roman"/>
          <w:b/>
          <w:bCs/>
        </w:rPr>
        <w:t>Select Image Module:</w:t>
      </w:r>
      <w:r w:rsidRPr="00B8203D">
        <w:rPr>
          <w:rFonts w:ascii="Times New Roman" w:hAnsi="Times New Roman" w:eastAsia="Times New Roman" w:cs="Times New Roman"/>
        </w:rPr>
        <w:t xml:space="preserve"> This is likely the initial step, starting the project.</w:t>
      </w:r>
    </w:p>
    <w:p w:rsidRPr="00B8203D" w:rsidR="00B8203D" w:rsidP="00B8203D" w:rsidRDefault="00B8203D" w14:paraId="2F13FA3A" w14:textId="77777777">
      <w:pPr>
        <w:numPr>
          <w:ilvl w:val="0"/>
          <w:numId w:val="70"/>
        </w:numPr>
        <w:rPr>
          <w:rFonts w:ascii="Times New Roman" w:hAnsi="Times New Roman" w:eastAsia="Times New Roman" w:cs="Times New Roman"/>
        </w:rPr>
      </w:pPr>
      <w:r w:rsidRPr="00B8203D">
        <w:rPr>
          <w:rFonts w:ascii="Times New Roman" w:hAnsi="Times New Roman" w:eastAsia="Times New Roman" w:cs="Times New Roman"/>
          <w:b/>
          <w:bCs/>
        </w:rPr>
        <w:t>Authentication Module:</w:t>
      </w:r>
      <w:r w:rsidRPr="00B8203D">
        <w:rPr>
          <w:rFonts w:ascii="Times New Roman" w:hAnsi="Times New Roman" w:eastAsia="Times New Roman" w:cs="Times New Roman"/>
        </w:rPr>
        <w:t xml:space="preserve"> This might be implemented early on to secure access.</w:t>
      </w:r>
    </w:p>
    <w:p w:rsidRPr="00B8203D" w:rsidR="00B8203D" w:rsidP="00B8203D" w:rsidRDefault="00B8203D" w14:paraId="2C733FB0" w14:textId="302D020C">
      <w:pPr>
        <w:numPr>
          <w:ilvl w:val="0"/>
          <w:numId w:val="70"/>
        </w:numPr>
        <w:rPr>
          <w:rFonts w:ascii="Times New Roman" w:hAnsi="Times New Roman" w:eastAsia="Times New Roman" w:cs="Times New Roman"/>
        </w:rPr>
      </w:pPr>
      <w:r w:rsidRPr="00B8203D">
        <w:rPr>
          <w:rFonts w:ascii="Times New Roman" w:hAnsi="Times New Roman" w:eastAsia="Times New Roman" w:cs="Times New Roman"/>
          <w:b/>
          <w:bCs/>
        </w:rPr>
        <w:t>Local and Cloud Storage:</w:t>
      </w:r>
      <w:r w:rsidRPr="00B8203D">
        <w:rPr>
          <w:rFonts w:ascii="Times New Roman" w:hAnsi="Times New Roman" w:eastAsia="Times New Roman" w:cs="Times New Roman"/>
        </w:rPr>
        <w:t xml:space="preserve"> These would be set up concurrently to accommodate</w:t>
      </w:r>
      <w:r>
        <w:rPr>
          <w:rFonts w:ascii="Times New Roman" w:hAnsi="Times New Roman" w:eastAsia="Times New Roman" w:cs="Times New Roman"/>
        </w:rPr>
        <w:t xml:space="preserve"> local</w:t>
      </w:r>
      <w:r w:rsidRPr="00B8203D">
        <w:rPr>
          <w:rFonts w:ascii="Times New Roman" w:hAnsi="Times New Roman" w:eastAsia="Times New Roman" w:cs="Times New Roman"/>
        </w:rPr>
        <w:t xml:space="preserve"> data storage</w:t>
      </w:r>
      <w:r>
        <w:rPr>
          <w:rFonts w:ascii="Times New Roman" w:hAnsi="Times New Roman" w:eastAsia="Times New Roman" w:cs="Times New Roman"/>
        </w:rPr>
        <w:t xml:space="preserve"> and caching needs</w:t>
      </w:r>
      <w:r w:rsidRPr="00B8203D">
        <w:rPr>
          <w:rFonts w:ascii="Times New Roman" w:hAnsi="Times New Roman" w:eastAsia="Times New Roman" w:cs="Times New Roman"/>
        </w:rPr>
        <w:t>.</w:t>
      </w:r>
    </w:p>
    <w:p w:rsidRPr="00B8203D" w:rsidR="00B8203D" w:rsidP="00B8203D" w:rsidRDefault="00B8203D" w14:paraId="5C5F1AC1" w14:textId="77777777">
      <w:pPr>
        <w:numPr>
          <w:ilvl w:val="0"/>
          <w:numId w:val="70"/>
        </w:numPr>
        <w:rPr>
          <w:rFonts w:ascii="Times New Roman" w:hAnsi="Times New Roman" w:eastAsia="Times New Roman" w:cs="Times New Roman"/>
        </w:rPr>
      </w:pPr>
      <w:r w:rsidRPr="00B8203D">
        <w:rPr>
          <w:rFonts w:ascii="Times New Roman" w:hAnsi="Times New Roman" w:eastAsia="Times New Roman" w:cs="Times New Roman"/>
          <w:b/>
          <w:bCs/>
        </w:rPr>
        <w:t>Display Query Module:</w:t>
      </w:r>
      <w:r w:rsidRPr="00B8203D">
        <w:rPr>
          <w:rFonts w:ascii="Times New Roman" w:hAnsi="Times New Roman" w:eastAsia="Times New Roman" w:cs="Times New Roman"/>
        </w:rPr>
        <w:t xml:space="preserve"> This could be developed alongside storage to visualize data.</w:t>
      </w:r>
    </w:p>
    <w:p w:rsidRPr="00B8203D" w:rsidR="00B8203D" w:rsidP="00B8203D" w:rsidRDefault="00B8203D" w14:paraId="47923375" w14:textId="77777777">
      <w:pPr>
        <w:numPr>
          <w:ilvl w:val="0"/>
          <w:numId w:val="70"/>
        </w:numPr>
        <w:rPr>
          <w:rFonts w:ascii="Times New Roman" w:hAnsi="Times New Roman" w:eastAsia="Times New Roman" w:cs="Times New Roman"/>
        </w:rPr>
      </w:pPr>
      <w:r w:rsidRPr="00B8203D">
        <w:rPr>
          <w:rFonts w:ascii="Times New Roman" w:hAnsi="Times New Roman" w:eastAsia="Times New Roman" w:cs="Times New Roman"/>
          <w:b/>
          <w:bCs/>
        </w:rPr>
        <w:t>AI Model Integration:</w:t>
      </w:r>
      <w:r w:rsidRPr="00B8203D">
        <w:rPr>
          <w:rFonts w:ascii="Times New Roman" w:hAnsi="Times New Roman" w:eastAsia="Times New Roman" w:cs="Times New Roman"/>
        </w:rPr>
        <w:t xml:space="preserve"> This might involve initial exploration and selection of models.</w:t>
      </w:r>
    </w:p>
    <w:p w:rsidRPr="00B8203D" w:rsidR="00B8203D" w:rsidP="00B8203D" w:rsidRDefault="00B8203D" w14:paraId="4ECCE512" w14:textId="77777777">
      <w:pPr>
        <w:numPr>
          <w:ilvl w:val="0"/>
          <w:numId w:val="70"/>
        </w:numPr>
        <w:rPr>
          <w:rFonts w:ascii="Times New Roman" w:hAnsi="Times New Roman" w:eastAsia="Times New Roman" w:cs="Times New Roman"/>
        </w:rPr>
      </w:pPr>
      <w:r w:rsidRPr="00B8203D">
        <w:rPr>
          <w:rFonts w:ascii="Times New Roman" w:hAnsi="Times New Roman" w:eastAsia="Times New Roman" w:cs="Times New Roman"/>
          <w:b/>
          <w:bCs/>
        </w:rPr>
        <w:t>Refactoring Codebase:</w:t>
      </w:r>
      <w:r w:rsidRPr="00B8203D">
        <w:rPr>
          <w:rFonts w:ascii="Times New Roman" w:hAnsi="Times New Roman" w:eastAsia="Times New Roman" w:cs="Times New Roman"/>
        </w:rPr>
        <w:t xml:space="preserve"> This could be a continuous process throughout the project to optimize code.</w:t>
      </w:r>
    </w:p>
    <w:p w:rsidRPr="00B8203D" w:rsidR="00B8203D" w:rsidP="00B8203D" w:rsidRDefault="00B8203D" w14:paraId="257CCE04" w14:textId="77777777">
      <w:pPr>
        <w:rPr>
          <w:rFonts w:ascii="Times New Roman" w:hAnsi="Times New Roman" w:eastAsia="Times New Roman" w:cs="Times New Roman"/>
          <w:b/>
          <w:bCs/>
        </w:rPr>
      </w:pPr>
      <w:r w:rsidRPr="00B8203D">
        <w:rPr>
          <w:rFonts w:ascii="Times New Roman" w:hAnsi="Times New Roman" w:eastAsia="Times New Roman" w:cs="Times New Roman"/>
          <w:b/>
          <w:bCs/>
        </w:rPr>
        <w:t>Mid-Stage (September to October)</w:t>
      </w:r>
    </w:p>
    <w:p w:rsidRPr="00B8203D" w:rsidR="00B8203D" w:rsidP="00B8203D" w:rsidRDefault="00B8203D" w14:paraId="3FF82733" w14:textId="77777777">
      <w:pPr>
        <w:numPr>
          <w:ilvl w:val="0"/>
          <w:numId w:val="71"/>
        </w:numPr>
        <w:rPr>
          <w:rFonts w:ascii="Times New Roman" w:hAnsi="Times New Roman" w:eastAsia="Times New Roman" w:cs="Times New Roman"/>
        </w:rPr>
      </w:pPr>
      <w:r w:rsidRPr="00B8203D">
        <w:rPr>
          <w:rFonts w:ascii="Times New Roman" w:hAnsi="Times New Roman" w:eastAsia="Times New Roman" w:cs="Times New Roman"/>
          <w:b/>
          <w:bCs/>
        </w:rPr>
        <w:t>Prototype CNN and Swin Transformer:</w:t>
      </w:r>
      <w:r w:rsidRPr="00B8203D">
        <w:rPr>
          <w:rFonts w:ascii="Times New Roman" w:hAnsi="Times New Roman" w:eastAsia="Times New Roman" w:cs="Times New Roman"/>
        </w:rPr>
        <w:t xml:space="preserve"> These models would be developed and tested.</w:t>
      </w:r>
    </w:p>
    <w:p w:rsidRPr="00B8203D" w:rsidR="00B8203D" w:rsidP="00B8203D" w:rsidRDefault="00B8203D" w14:paraId="2E04AEC3" w14:textId="77777777">
      <w:pPr>
        <w:numPr>
          <w:ilvl w:val="0"/>
          <w:numId w:val="71"/>
        </w:numPr>
        <w:rPr>
          <w:rFonts w:ascii="Times New Roman" w:hAnsi="Times New Roman" w:eastAsia="Times New Roman" w:cs="Times New Roman"/>
        </w:rPr>
      </w:pPr>
      <w:r w:rsidRPr="00B8203D">
        <w:rPr>
          <w:rFonts w:ascii="Times New Roman" w:hAnsi="Times New Roman" w:eastAsia="Times New Roman" w:cs="Times New Roman"/>
          <w:b/>
          <w:bCs/>
        </w:rPr>
        <w:t>Automate Training:</w:t>
      </w:r>
      <w:r w:rsidRPr="00B8203D">
        <w:rPr>
          <w:rFonts w:ascii="Times New Roman" w:hAnsi="Times New Roman" w:eastAsia="Times New Roman" w:cs="Times New Roman"/>
        </w:rPr>
        <w:t xml:space="preserve"> This would involve creating scripts to streamline the training process.</w:t>
      </w:r>
    </w:p>
    <w:p w:rsidRPr="00B8203D" w:rsidR="00B8203D" w:rsidP="00B8203D" w:rsidRDefault="00B8203D" w14:paraId="04B14383" w14:textId="77777777">
      <w:pPr>
        <w:numPr>
          <w:ilvl w:val="0"/>
          <w:numId w:val="71"/>
        </w:numPr>
        <w:rPr>
          <w:rFonts w:ascii="Times New Roman" w:hAnsi="Times New Roman" w:eastAsia="Times New Roman" w:cs="Times New Roman"/>
        </w:rPr>
      </w:pPr>
      <w:r w:rsidRPr="00B8203D">
        <w:rPr>
          <w:rFonts w:ascii="Times New Roman" w:hAnsi="Times New Roman" w:eastAsia="Times New Roman" w:cs="Times New Roman"/>
          <w:b/>
          <w:bCs/>
        </w:rPr>
        <w:t>Training on Monsoon:</w:t>
      </w:r>
      <w:r w:rsidRPr="00B8203D">
        <w:rPr>
          <w:rFonts w:ascii="Times New Roman" w:hAnsi="Times New Roman" w:eastAsia="Times New Roman" w:cs="Times New Roman"/>
        </w:rPr>
        <w:t xml:space="preserve"> This suggests a specific focus on monsoon-related data for training.</w:t>
      </w:r>
    </w:p>
    <w:p w:rsidRPr="00B8203D" w:rsidR="00B8203D" w:rsidP="00B8203D" w:rsidRDefault="00B8203D" w14:paraId="1F77B5CF" w14:textId="77777777">
      <w:pPr>
        <w:rPr>
          <w:rFonts w:ascii="Times New Roman" w:hAnsi="Times New Roman" w:eastAsia="Times New Roman" w:cs="Times New Roman"/>
          <w:b/>
          <w:bCs/>
        </w:rPr>
      </w:pPr>
      <w:r w:rsidRPr="00B8203D">
        <w:rPr>
          <w:rFonts w:ascii="Times New Roman" w:hAnsi="Times New Roman" w:eastAsia="Times New Roman" w:cs="Times New Roman"/>
          <w:b/>
          <w:bCs/>
        </w:rPr>
        <w:t>Later Stages (October to December)</w:t>
      </w:r>
    </w:p>
    <w:p w:rsidRPr="00B8203D" w:rsidR="00B8203D" w:rsidP="00B8203D" w:rsidRDefault="00B8203D" w14:paraId="4E868909" w14:textId="77777777">
      <w:pPr>
        <w:numPr>
          <w:ilvl w:val="0"/>
          <w:numId w:val="72"/>
        </w:numPr>
        <w:rPr>
          <w:rFonts w:ascii="Times New Roman" w:hAnsi="Times New Roman" w:eastAsia="Times New Roman" w:cs="Times New Roman"/>
        </w:rPr>
      </w:pPr>
      <w:r w:rsidRPr="00B8203D">
        <w:rPr>
          <w:rFonts w:ascii="Times New Roman" w:hAnsi="Times New Roman" w:eastAsia="Times New Roman" w:cs="Times New Roman"/>
          <w:b/>
          <w:bCs/>
        </w:rPr>
        <w:t>Formatter Module:</w:t>
      </w:r>
      <w:r w:rsidRPr="00B8203D">
        <w:rPr>
          <w:rFonts w:ascii="Times New Roman" w:hAnsi="Times New Roman" w:eastAsia="Times New Roman" w:cs="Times New Roman"/>
        </w:rPr>
        <w:t xml:space="preserve"> This might be developed to ensure data consistency.</w:t>
      </w:r>
    </w:p>
    <w:p w:rsidRPr="00B8203D" w:rsidR="00B8203D" w:rsidP="00B8203D" w:rsidRDefault="00B8203D" w14:paraId="1A43F903" w14:textId="77777777">
      <w:pPr>
        <w:numPr>
          <w:ilvl w:val="0"/>
          <w:numId w:val="72"/>
        </w:numPr>
        <w:rPr>
          <w:rFonts w:ascii="Times New Roman" w:hAnsi="Times New Roman" w:eastAsia="Times New Roman" w:cs="Times New Roman"/>
        </w:rPr>
      </w:pPr>
      <w:r w:rsidRPr="00B8203D">
        <w:rPr>
          <w:rFonts w:ascii="Times New Roman" w:hAnsi="Times New Roman" w:eastAsia="Times New Roman" w:cs="Times New Roman"/>
          <w:b/>
          <w:bCs/>
        </w:rPr>
        <w:t>Motion Detection Module:</w:t>
      </w:r>
      <w:r w:rsidRPr="00B8203D">
        <w:rPr>
          <w:rFonts w:ascii="Times New Roman" w:hAnsi="Times New Roman" w:eastAsia="Times New Roman" w:cs="Times New Roman"/>
        </w:rPr>
        <w:t xml:space="preserve"> This could be implemented for specific tasks.</w:t>
      </w:r>
    </w:p>
    <w:p w:rsidRPr="00B8203D" w:rsidR="00B8203D" w:rsidP="00B8203D" w:rsidRDefault="00B8203D" w14:paraId="3CB49A4B" w14:textId="77777777">
      <w:pPr>
        <w:numPr>
          <w:ilvl w:val="0"/>
          <w:numId w:val="72"/>
        </w:numPr>
        <w:rPr>
          <w:rFonts w:ascii="Times New Roman" w:hAnsi="Times New Roman" w:eastAsia="Times New Roman" w:cs="Times New Roman"/>
        </w:rPr>
      </w:pPr>
      <w:r w:rsidRPr="00B8203D">
        <w:rPr>
          <w:rFonts w:ascii="Times New Roman" w:hAnsi="Times New Roman" w:eastAsia="Times New Roman" w:cs="Times New Roman"/>
          <w:b/>
          <w:bCs/>
        </w:rPr>
        <w:t>Custom CNN Training:</w:t>
      </w:r>
      <w:r w:rsidRPr="00B8203D">
        <w:rPr>
          <w:rFonts w:ascii="Times New Roman" w:hAnsi="Times New Roman" w:eastAsia="Times New Roman" w:cs="Times New Roman"/>
        </w:rPr>
        <w:t xml:space="preserve"> This would involve tailoring a CNN to specific requirements.</w:t>
      </w:r>
    </w:p>
    <w:p w:rsidRPr="00B8203D" w:rsidR="00B8203D" w:rsidP="00B8203D" w:rsidRDefault="00B8203D" w14:paraId="778FFD8B" w14:textId="77777777">
      <w:pPr>
        <w:numPr>
          <w:ilvl w:val="0"/>
          <w:numId w:val="72"/>
        </w:numPr>
        <w:rPr>
          <w:rFonts w:ascii="Times New Roman" w:hAnsi="Times New Roman" w:eastAsia="Times New Roman" w:cs="Times New Roman"/>
        </w:rPr>
      </w:pPr>
      <w:proofErr w:type="spellStart"/>
      <w:r w:rsidRPr="00B8203D">
        <w:rPr>
          <w:rFonts w:ascii="Times New Roman" w:hAnsi="Times New Roman" w:eastAsia="Times New Roman" w:cs="Times New Roman"/>
          <w:b/>
          <w:bCs/>
        </w:rPr>
        <w:t>ResNet</w:t>
      </w:r>
      <w:proofErr w:type="spellEnd"/>
      <w:r w:rsidRPr="00B8203D">
        <w:rPr>
          <w:rFonts w:ascii="Times New Roman" w:hAnsi="Times New Roman" w:eastAsia="Times New Roman" w:cs="Times New Roman"/>
          <w:b/>
          <w:bCs/>
        </w:rPr>
        <w:t xml:space="preserve"> and </w:t>
      </w:r>
      <w:proofErr w:type="spellStart"/>
      <w:r w:rsidRPr="00B8203D">
        <w:rPr>
          <w:rFonts w:ascii="Times New Roman" w:hAnsi="Times New Roman" w:eastAsia="Times New Roman" w:cs="Times New Roman"/>
          <w:b/>
          <w:bCs/>
        </w:rPr>
        <w:t>ConvNext</w:t>
      </w:r>
      <w:proofErr w:type="spellEnd"/>
      <w:r w:rsidRPr="00B8203D">
        <w:rPr>
          <w:rFonts w:ascii="Times New Roman" w:hAnsi="Times New Roman" w:eastAsia="Times New Roman" w:cs="Times New Roman"/>
          <w:b/>
          <w:bCs/>
        </w:rPr>
        <w:t xml:space="preserve"> Training:</w:t>
      </w:r>
      <w:r w:rsidRPr="00B8203D">
        <w:rPr>
          <w:rFonts w:ascii="Times New Roman" w:hAnsi="Times New Roman" w:eastAsia="Times New Roman" w:cs="Times New Roman"/>
        </w:rPr>
        <w:t xml:space="preserve"> These models would be trained and compared.</w:t>
      </w:r>
    </w:p>
    <w:p w:rsidRPr="00B8203D" w:rsidR="00B8203D" w:rsidP="00B8203D" w:rsidRDefault="00B8203D" w14:paraId="69FEB694" w14:textId="77777777">
      <w:pPr>
        <w:numPr>
          <w:ilvl w:val="0"/>
          <w:numId w:val="72"/>
        </w:numPr>
        <w:rPr>
          <w:rFonts w:ascii="Times New Roman" w:hAnsi="Times New Roman" w:eastAsia="Times New Roman" w:cs="Times New Roman"/>
        </w:rPr>
      </w:pPr>
      <w:r w:rsidRPr="00B8203D">
        <w:rPr>
          <w:rFonts w:ascii="Times New Roman" w:hAnsi="Times New Roman" w:eastAsia="Times New Roman" w:cs="Times New Roman"/>
          <w:b/>
          <w:bCs/>
        </w:rPr>
        <w:t>Classify Image Module:</w:t>
      </w:r>
      <w:r w:rsidRPr="00B8203D">
        <w:rPr>
          <w:rFonts w:ascii="Times New Roman" w:hAnsi="Times New Roman" w:eastAsia="Times New Roman" w:cs="Times New Roman"/>
        </w:rPr>
        <w:t xml:space="preserve"> This would be developed to apply the trained models.</w:t>
      </w:r>
    </w:p>
    <w:p w:rsidRPr="00B8203D" w:rsidR="00B8203D" w:rsidP="00B8203D" w:rsidRDefault="00B8203D" w14:paraId="6BAF39FC" w14:textId="77777777">
      <w:pPr>
        <w:numPr>
          <w:ilvl w:val="0"/>
          <w:numId w:val="72"/>
        </w:numPr>
        <w:rPr>
          <w:rFonts w:ascii="Times New Roman" w:hAnsi="Times New Roman" w:eastAsia="Times New Roman" w:cs="Times New Roman"/>
        </w:rPr>
      </w:pPr>
      <w:r w:rsidRPr="00B8203D">
        <w:rPr>
          <w:rFonts w:ascii="Times New Roman" w:hAnsi="Times New Roman" w:eastAsia="Times New Roman" w:cs="Times New Roman"/>
          <w:b/>
          <w:bCs/>
        </w:rPr>
        <w:t>Cloud Storage Archive:</w:t>
      </w:r>
      <w:r w:rsidRPr="00B8203D">
        <w:rPr>
          <w:rFonts w:ascii="Times New Roman" w:hAnsi="Times New Roman" w:eastAsia="Times New Roman" w:cs="Times New Roman"/>
        </w:rPr>
        <w:t xml:space="preserve"> This might be implemented towards the end to store trained models and results.</w:t>
      </w:r>
    </w:p>
    <w:p w:rsidRPr="00B8203D" w:rsidR="00B8203D" w:rsidP="00B8203D" w:rsidRDefault="00B8203D" w14:paraId="3C5059CE" w14:textId="77777777">
      <w:pPr>
        <w:numPr>
          <w:ilvl w:val="0"/>
          <w:numId w:val="72"/>
        </w:numPr>
        <w:rPr>
          <w:rFonts w:ascii="Times New Roman" w:hAnsi="Times New Roman" w:eastAsia="Times New Roman" w:cs="Times New Roman"/>
        </w:rPr>
      </w:pPr>
      <w:r w:rsidRPr="00B8203D">
        <w:rPr>
          <w:rFonts w:ascii="Times New Roman" w:hAnsi="Times New Roman" w:eastAsia="Times New Roman" w:cs="Times New Roman"/>
          <w:b/>
          <w:bCs/>
        </w:rPr>
        <w:t>Image Capture Module:</w:t>
      </w:r>
      <w:r w:rsidRPr="00B8203D">
        <w:rPr>
          <w:rFonts w:ascii="Times New Roman" w:hAnsi="Times New Roman" w:eastAsia="Times New Roman" w:cs="Times New Roman"/>
        </w:rPr>
        <w:t xml:space="preserve"> This could be integrated for real-time or on-demand image acquisition.</w:t>
      </w:r>
    </w:p>
    <w:p w:rsidRPr="002D2CC4" w:rsidR="002D2CC4" w:rsidP="002D2CC4" w:rsidRDefault="00B8203D" w14:paraId="42CB50E1" w14:textId="1EE38E8E">
      <w:pPr>
        <w:numPr>
          <w:ilvl w:val="0"/>
          <w:numId w:val="72"/>
        </w:numPr>
        <w:rPr>
          <w:rFonts w:ascii="Times New Roman" w:hAnsi="Times New Roman" w:eastAsia="Times New Roman" w:cs="Times New Roman"/>
        </w:rPr>
      </w:pPr>
      <w:r w:rsidRPr="00B8203D">
        <w:rPr>
          <w:rFonts w:ascii="Times New Roman" w:hAnsi="Times New Roman" w:eastAsia="Times New Roman" w:cs="Times New Roman"/>
          <w:b/>
          <w:bCs/>
        </w:rPr>
        <w:t>Model Integration:</w:t>
      </w:r>
      <w:r w:rsidRPr="00B8203D">
        <w:rPr>
          <w:rFonts w:ascii="Times New Roman" w:hAnsi="Times New Roman" w:eastAsia="Times New Roman" w:cs="Times New Roman"/>
        </w:rPr>
        <w:t xml:space="preserve"> Final integration of the chosen model into the system.</w:t>
      </w:r>
    </w:p>
    <w:p w:rsidRPr="002D2CC4" w:rsidR="007206BE" w:rsidP="00100747" w:rsidRDefault="00100747" w14:paraId="5D9B377C" w14:textId="6F8B8533">
      <w:pPr>
        <w:ind w:firstLine="360"/>
        <w:rPr>
          <w:rFonts w:ascii="Times New Roman" w:hAnsi="Times New Roman" w:eastAsia="Times New Roman" w:cs="Times New Roman"/>
        </w:rPr>
      </w:pPr>
      <w:r w:rsidRPr="50B31251" w:rsidR="00100747">
        <w:rPr>
          <w:rFonts w:ascii="Times New Roman" w:hAnsi="Times New Roman" w:eastAsia="Times New Roman" w:cs="Times New Roman"/>
        </w:rPr>
        <w:t xml:space="preserve">The project commenced in late August, with </w:t>
      </w:r>
      <w:r w:rsidRPr="50B31251" w:rsidR="00100747">
        <w:rPr>
          <w:rFonts w:ascii="Times New Roman" w:hAnsi="Times New Roman" w:eastAsia="Times New Roman" w:cs="Times New Roman"/>
        </w:rPr>
        <w:t>the majority of</w:t>
      </w:r>
      <w:r w:rsidRPr="50B31251" w:rsidR="00100747">
        <w:rPr>
          <w:rFonts w:ascii="Times New Roman" w:hAnsi="Times New Roman" w:eastAsia="Times New Roman" w:cs="Times New Roman"/>
        </w:rPr>
        <w:t xml:space="preserve"> development taking place from September to early November. We aim to complete the validation and testing phases by the third week of November, followed by handing off the final product to the sponsor in early December.</w:t>
      </w:r>
    </w:p>
    <w:p w:rsidR="50B31251" w:rsidP="50B31251" w:rsidRDefault="50B31251" w14:paraId="6408288B" w14:textId="5F5A9D12">
      <w:pPr>
        <w:rPr>
          <w:rFonts w:ascii="Times New Roman" w:hAnsi="Times New Roman" w:cs="Times New Roman"/>
          <w:b w:val="1"/>
          <w:bCs w:val="1"/>
          <w:sz w:val="36"/>
          <w:szCs w:val="36"/>
        </w:rPr>
      </w:pPr>
    </w:p>
    <w:p w:rsidR="50B31251" w:rsidP="50B31251" w:rsidRDefault="50B31251" w14:paraId="7724F7EA" w14:textId="39C555A1">
      <w:pPr>
        <w:rPr>
          <w:rFonts w:ascii="Times New Roman" w:hAnsi="Times New Roman" w:cs="Times New Roman"/>
          <w:b w:val="1"/>
          <w:bCs w:val="1"/>
          <w:sz w:val="36"/>
          <w:szCs w:val="36"/>
        </w:rPr>
      </w:pPr>
    </w:p>
    <w:p w:rsidR="5CF7D487" w:rsidP="2780D1F9" w:rsidRDefault="7F3336D3" w14:paraId="08284525" w14:textId="6F8B8533">
      <w:pPr>
        <w:rPr>
          <w:rFonts w:ascii="Times New Roman" w:hAnsi="Times New Roman" w:cs="Times New Roman"/>
          <w:b/>
          <w:sz w:val="36"/>
          <w:szCs w:val="36"/>
        </w:rPr>
      </w:pPr>
      <w:r w:rsidRPr="7F3336D3">
        <w:rPr>
          <w:rFonts w:ascii="Times New Roman" w:hAnsi="Times New Roman" w:cs="Times New Roman"/>
          <w:b/>
          <w:bCs/>
          <w:sz w:val="36"/>
          <w:szCs w:val="36"/>
        </w:rPr>
        <w:t xml:space="preserve">6. </w:t>
      </w:r>
      <w:r w:rsidRPr="7F3336D3" w:rsidR="5CF7D487">
        <w:rPr>
          <w:rFonts w:ascii="Times New Roman" w:hAnsi="Times New Roman" w:cs="Times New Roman"/>
          <w:b/>
          <w:sz w:val="36"/>
          <w:szCs w:val="36"/>
        </w:rPr>
        <w:t>Conclusion</w:t>
      </w:r>
    </w:p>
    <w:p w:rsidR="6319283E" w:rsidP="08A7075F" w:rsidRDefault="6319283E" w14:paraId="26AECEA6" w14:textId="4AFF3BD7">
      <w:pPr>
        <w:ind w:firstLine="720"/>
        <w:rPr>
          <w:rFonts w:ascii="Times New Roman" w:hAnsi="Times New Roman" w:eastAsia="Times New Roman" w:cs="Times New Roman"/>
        </w:rPr>
      </w:pPr>
      <w:r w:rsidRPr="546CAB1D">
        <w:rPr>
          <w:rFonts w:ascii="Times New Roman" w:hAnsi="Times New Roman" w:eastAsia="Times New Roman" w:cs="Times New Roman"/>
        </w:rPr>
        <w:t>The use of artificial intelligence in a</w:t>
      </w:r>
      <w:r w:rsidRPr="546CAB1D" w:rsidR="57AB4DEE">
        <w:rPr>
          <w:rFonts w:ascii="Times New Roman" w:hAnsi="Times New Roman" w:eastAsia="Times New Roman" w:cs="Times New Roman"/>
        </w:rPr>
        <w:t>rcheology</w:t>
      </w:r>
      <w:r w:rsidRPr="546CAB1D">
        <w:rPr>
          <w:rFonts w:ascii="Times New Roman" w:hAnsi="Times New Roman" w:eastAsia="Times New Roman" w:cs="Times New Roman"/>
        </w:rPr>
        <w:t xml:space="preserve"> will save time, money</w:t>
      </w:r>
      <w:r w:rsidRPr="546CAB1D" w:rsidR="002D7FE4">
        <w:rPr>
          <w:rFonts w:ascii="Times New Roman" w:hAnsi="Times New Roman" w:eastAsia="Times New Roman" w:cs="Times New Roman"/>
        </w:rPr>
        <w:t>,</w:t>
      </w:r>
      <w:r w:rsidRPr="546CAB1D">
        <w:rPr>
          <w:rFonts w:ascii="Times New Roman" w:hAnsi="Times New Roman" w:eastAsia="Times New Roman" w:cs="Times New Roman"/>
        </w:rPr>
        <w:t xml:space="preserve"> and resources. </w:t>
      </w:r>
      <w:r w:rsidRPr="546CAB1D" w:rsidR="5DC7AF39">
        <w:rPr>
          <w:rFonts w:ascii="Times New Roman" w:hAnsi="Times New Roman" w:eastAsia="Times New Roman" w:cs="Times New Roman"/>
        </w:rPr>
        <w:t xml:space="preserve">With the ability to classify </w:t>
      </w:r>
      <w:r w:rsidRPr="546CAB1D" w:rsidR="73BC1C2C">
        <w:rPr>
          <w:rFonts w:ascii="Times New Roman" w:hAnsi="Times New Roman" w:eastAsia="Times New Roman" w:cs="Times New Roman"/>
        </w:rPr>
        <w:t>and catalog sherds quickly</w:t>
      </w:r>
      <w:r w:rsidRPr="546CAB1D" w:rsidR="5DC7AF39">
        <w:rPr>
          <w:rFonts w:ascii="Times New Roman" w:hAnsi="Times New Roman" w:eastAsia="Times New Roman" w:cs="Times New Roman"/>
        </w:rPr>
        <w:t xml:space="preserve">, </w:t>
      </w:r>
      <w:r w:rsidRPr="546CAB1D" w:rsidR="15E9C0DD">
        <w:rPr>
          <w:rFonts w:ascii="Times New Roman" w:hAnsi="Times New Roman" w:eastAsia="Times New Roman" w:cs="Times New Roman"/>
        </w:rPr>
        <w:t>archeologists</w:t>
      </w:r>
      <w:r w:rsidRPr="546CAB1D" w:rsidR="71B56A92">
        <w:rPr>
          <w:rFonts w:ascii="Times New Roman" w:hAnsi="Times New Roman" w:eastAsia="Times New Roman" w:cs="Times New Roman"/>
        </w:rPr>
        <w:t xml:space="preserve"> </w:t>
      </w:r>
      <w:r w:rsidRPr="546CAB1D" w:rsidR="1F67809E">
        <w:rPr>
          <w:rFonts w:ascii="Times New Roman" w:hAnsi="Times New Roman" w:eastAsia="Times New Roman" w:cs="Times New Roman"/>
        </w:rPr>
        <w:t>can return them to</w:t>
      </w:r>
      <w:r w:rsidRPr="546CAB1D" w:rsidR="71B56A92">
        <w:rPr>
          <w:rFonts w:ascii="Times New Roman" w:hAnsi="Times New Roman" w:eastAsia="Times New Roman" w:cs="Times New Roman"/>
        </w:rPr>
        <w:t xml:space="preserve"> archeological sites faster.</w:t>
      </w:r>
      <w:r w:rsidRPr="546CAB1D" w:rsidR="004B860D">
        <w:rPr>
          <w:rFonts w:ascii="Times New Roman" w:hAnsi="Times New Roman" w:eastAsia="Times New Roman" w:cs="Times New Roman"/>
        </w:rPr>
        <w:t xml:space="preserve"> Our team aims to develop a streamlined process for gathering training data, </w:t>
      </w:r>
      <w:r w:rsidRPr="546CAB1D" w:rsidR="1DE4F18E">
        <w:rPr>
          <w:rFonts w:ascii="Times New Roman" w:hAnsi="Times New Roman" w:eastAsia="Times New Roman" w:cs="Times New Roman"/>
        </w:rPr>
        <w:t>utilizing this data to train a deep learning model, and finally placing the model within a mob</w:t>
      </w:r>
      <w:r w:rsidRPr="546CAB1D" w:rsidR="5C69431A">
        <w:rPr>
          <w:rFonts w:ascii="Times New Roman" w:hAnsi="Times New Roman" w:eastAsia="Times New Roman" w:cs="Times New Roman"/>
        </w:rPr>
        <w:t>ile application to ease the burden o</w:t>
      </w:r>
      <w:r w:rsidRPr="546CAB1D" w:rsidR="55FF4218">
        <w:rPr>
          <w:rFonts w:ascii="Times New Roman" w:hAnsi="Times New Roman" w:eastAsia="Times New Roman" w:cs="Times New Roman"/>
        </w:rPr>
        <w:t>n archeologists classifying</w:t>
      </w:r>
      <w:r w:rsidRPr="546CAB1D" w:rsidR="5C69431A">
        <w:rPr>
          <w:rFonts w:ascii="Times New Roman" w:hAnsi="Times New Roman" w:eastAsia="Times New Roman" w:cs="Times New Roman"/>
        </w:rPr>
        <w:t xml:space="preserve"> sherd</w:t>
      </w:r>
      <w:r w:rsidRPr="546CAB1D" w:rsidR="45D5DB38">
        <w:rPr>
          <w:rFonts w:ascii="Times New Roman" w:hAnsi="Times New Roman" w:eastAsia="Times New Roman" w:cs="Times New Roman"/>
        </w:rPr>
        <w:t>s.</w:t>
      </w:r>
    </w:p>
    <w:p w:rsidR="27CB6F61" w:rsidP="32ABE05F" w:rsidRDefault="27CB6F61" w14:paraId="4FE3B408" w14:textId="031182A5">
      <w:pPr>
        <w:ind w:firstLine="720"/>
        <w:rPr>
          <w:rFonts w:ascii="Times New Roman" w:hAnsi="Times New Roman" w:eastAsia="Times New Roman" w:cs="Times New Roman"/>
        </w:rPr>
      </w:pPr>
      <w:r w:rsidRPr="5D267092">
        <w:rPr>
          <w:rFonts w:ascii="Times New Roman" w:hAnsi="Times New Roman" w:eastAsia="Times New Roman" w:cs="Times New Roman"/>
        </w:rPr>
        <w:t xml:space="preserve">In conclusion, </w:t>
      </w:r>
      <w:r w:rsidRPr="5D267092" w:rsidR="1BE8D41B">
        <w:rPr>
          <w:rFonts w:ascii="Times New Roman" w:hAnsi="Times New Roman" w:eastAsia="Times New Roman" w:cs="Times New Roman"/>
        </w:rPr>
        <w:t>the following project components will</w:t>
      </w:r>
      <w:r w:rsidRPr="3A917310" w:rsidR="1BE8D41B">
        <w:rPr>
          <w:rFonts w:ascii="Times New Roman" w:hAnsi="Times New Roman" w:eastAsia="Times New Roman" w:cs="Times New Roman"/>
        </w:rPr>
        <w:t xml:space="preserve"> be completed </w:t>
      </w:r>
      <w:r w:rsidRPr="2B82A5E1" w:rsidR="1BE8D41B">
        <w:rPr>
          <w:rFonts w:ascii="Times New Roman" w:hAnsi="Times New Roman" w:eastAsia="Times New Roman" w:cs="Times New Roman"/>
        </w:rPr>
        <w:t>by team CRAFT</w:t>
      </w:r>
      <w:r w:rsidRPr="00225A06" w:rsidR="1BE8D41B">
        <w:rPr>
          <w:rFonts w:ascii="Times New Roman" w:hAnsi="Times New Roman" w:eastAsia="Times New Roman" w:cs="Times New Roman"/>
        </w:rPr>
        <w:t>:</w:t>
      </w:r>
    </w:p>
    <w:p w:rsidR="27B285C8" w:rsidP="7F3336D3" w:rsidRDefault="3D9E4889" w14:paraId="116D19E9" w14:textId="54FEEC18">
      <w:pPr>
        <w:pStyle w:val="ListParagraph"/>
        <w:numPr>
          <w:ilvl w:val="0"/>
          <w:numId w:val="36"/>
        </w:numPr>
        <w:rPr>
          <w:rFonts w:ascii="Times New Roman" w:hAnsi="Times New Roman" w:eastAsia="Times New Roman" w:cs="Times New Roman"/>
        </w:rPr>
      </w:pPr>
      <w:r w:rsidRPr="7F3336D3">
        <w:rPr>
          <w:rFonts w:ascii="Times New Roman" w:hAnsi="Times New Roman" w:eastAsia="Times New Roman" w:cs="Times New Roman"/>
        </w:rPr>
        <w:t>A refined CNN model</w:t>
      </w:r>
    </w:p>
    <w:p w:rsidR="27B285C8" w:rsidP="7F3336D3" w:rsidRDefault="3D9E4889" w14:paraId="5E05A137" w14:textId="10DB55E0">
      <w:pPr>
        <w:pStyle w:val="ListParagraph"/>
        <w:numPr>
          <w:ilvl w:val="1"/>
          <w:numId w:val="36"/>
        </w:numPr>
        <w:rPr>
          <w:rFonts w:ascii="Times New Roman" w:hAnsi="Times New Roman" w:eastAsia="Times New Roman" w:cs="Times New Roman"/>
        </w:rPr>
      </w:pPr>
      <w:r w:rsidRPr="7F3336D3">
        <w:rPr>
          <w:rFonts w:ascii="Times New Roman" w:hAnsi="Times New Roman" w:eastAsia="Times New Roman" w:cs="Times New Roman"/>
        </w:rPr>
        <w:t xml:space="preserve">Improved accuracy compared to </w:t>
      </w:r>
      <w:r w:rsidR="002D7FE4">
        <w:rPr>
          <w:rFonts w:ascii="Times New Roman" w:hAnsi="Times New Roman" w:eastAsia="Times New Roman" w:cs="Times New Roman"/>
        </w:rPr>
        <w:t>the </w:t>
      </w:r>
      <w:r w:rsidRPr="7F3336D3">
        <w:rPr>
          <w:rFonts w:ascii="Times New Roman" w:hAnsi="Times New Roman" w:eastAsia="Times New Roman" w:cs="Times New Roman"/>
        </w:rPr>
        <w:t>original model</w:t>
      </w:r>
    </w:p>
    <w:p w:rsidR="27B285C8" w:rsidP="7F3336D3" w:rsidRDefault="3D9E4889" w14:paraId="692F3B7D" w14:textId="69D5E92F">
      <w:pPr>
        <w:pStyle w:val="ListParagraph"/>
        <w:numPr>
          <w:ilvl w:val="0"/>
          <w:numId w:val="36"/>
        </w:numPr>
        <w:rPr>
          <w:rFonts w:ascii="Times New Roman" w:hAnsi="Times New Roman" w:eastAsia="Times New Roman" w:cs="Times New Roman"/>
        </w:rPr>
      </w:pPr>
      <w:r w:rsidRPr="7F3336D3">
        <w:rPr>
          <w:rFonts w:ascii="Times New Roman" w:hAnsi="Times New Roman" w:eastAsia="Times New Roman" w:cs="Times New Roman"/>
        </w:rPr>
        <w:t>A mobile application</w:t>
      </w:r>
    </w:p>
    <w:p w:rsidRPr="002D796D" w:rsidR="002D796D" w:rsidP="002D796D" w:rsidRDefault="002D796D" w14:paraId="238F02A0" w14:textId="20ECBDEB">
      <w:pPr>
        <w:pStyle w:val="ListParagraph"/>
        <w:numPr>
          <w:ilvl w:val="1"/>
          <w:numId w:val="36"/>
        </w:numPr>
        <w:rPr>
          <w:rFonts w:ascii="Times New Roman" w:hAnsi="Times New Roman" w:eastAsia="Times New Roman" w:cs="Times New Roman"/>
        </w:rPr>
      </w:pPr>
      <w:r>
        <w:rPr>
          <w:rFonts w:ascii="Times New Roman" w:hAnsi="Times New Roman" w:eastAsia="Times New Roman" w:cs="Times New Roman"/>
        </w:rPr>
        <w:t>Allows users to upload or take a photo of a sherd</w:t>
      </w:r>
    </w:p>
    <w:p w:rsidR="27B285C8" w:rsidP="7F3336D3" w:rsidRDefault="3D9E4889" w14:paraId="6661CBDE" w14:textId="1D553E30">
      <w:pPr>
        <w:pStyle w:val="ListParagraph"/>
        <w:numPr>
          <w:ilvl w:val="1"/>
          <w:numId w:val="36"/>
        </w:numPr>
        <w:rPr>
          <w:rFonts w:ascii="Times New Roman" w:hAnsi="Times New Roman" w:eastAsia="Times New Roman" w:cs="Times New Roman"/>
        </w:rPr>
      </w:pPr>
      <w:r w:rsidRPr="7F3336D3">
        <w:rPr>
          <w:rFonts w:ascii="Times New Roman" w:hAnsi="Times New Roman" w:eastAsia="Times New Roman" w:cs="Times New Roman"/>
        </w:rPr>
        <w:t xml:space="preserve">Stores classification information </w:t>
      </w:r>
    </w:p>
    <w:p w:rsidR="27B285C8" w:rsidP="7F3336D3" w:rsidRDefault="3D9E4889" w14:paraId="2313FB2E" w14:textId="1E45887E">
      <w:pPr>
        <w:pStyle w:val="ListParagraph"/>
        <w:numPr>
          <w:ilvl w:val="0"/>
          <w:numId w:val="36"/>
        </w:numPr>
        <w:rPr>
          <w:rFonts w:ascii="Times New Roman" w:hAnsi="Times New Roman" w:eastAsia="Times New Roman" w:cs="Times New Roman"/>
        </w:rPr>
      </w:pPr>
      <w:r w:rsidRPr="7F3336D3">
        <w:rPr>
          <w:rFonts w:ascii="Times New Roman" w:hAnsi="Times New Roman" w:eastAsia="Times New Roman" w:cs="Times New Roman"/>
        </w:rPr>
        <w:t>A conveyor belt system</w:t>
      </w:r>
    </w:p>
    <w:p w:rsidR="27B285C8" w:rsidP="7F3336D3" w:rsidRDefault="3D9E4889" w14:paraId="08870AF4" w14:textId="0EBA7DE3">
      <w:pPr>
        <w:pStyle w:val="ListParagraph"/>
        <w:numPr>
          <w:ilvl w:val="1"/>
          <w:numId w:val="36"/>
        </w:numPr>
        <w:rPr>
          <w:rFonts w:ascii="Times New Roman" w:hAnsi="Times New Roman" w:eastAsia="Times New Roman" w:cs="Times New Roman"/>
        </w:rPr>
      </w:pPr>
      <w:r w:rsidRPr="7F3336D3">
        <w:rPr>
          <w:rFonts w:ascii="Times New Roman" w:hAnsi="Times New Roman" w:eastAsia="Times New Roman" w:cs="Times New Roman"/>
        </w:rPr>
        <w:t>Detects sherds and saves taken images classification images</w:t>
      </w:r>
    </w:p>
    <w:p w:rsidR="1BF97B88" w:rsidP="3F8CCFDA" w:rsidRDefault="1BF97B88" w14:paraId="64856D85" w14:textId="3329B840">
      <w:pPr>
        <w:ind w:firstLine="720"/>
        <w:rPr>
          <w:rFonts w:ascii="Times New Roman" w:hAnsi="Times New Roman" w:eastAsia="Times New Roman" w:cs="Times New Roman"/>
        </w:rPr>
      </w:pPr>
      <w:commentRangeStart w:id="2"/>
      <w:commentRangeStart w:id="1506406629"/>
      <w:del w:author="Kimberly Allison" w:date="2024-09-27T06:56:17.906Z" w:id="1095791931">
        <w:r w:rsidRPr="3246C411" w:rsidDel="1BF97B88">
          <w:rPr>
            <w:rFonts w:ascii="Times New Roman" w:hAnsi="Times New Roman" w:eastAsia="Times New Roman" w:cs="Times New Roman"/>
          </w:rPr>
          <w:delText>Artificial intelligence will provide</w:delText>
        </w:r>
      </w:del>
      <w:del w:author="Kimberly Allison" w:date="2024-09-27T06:57:06.892Z" w:id="1367585642">
        <w:r w:rsidRPr="3246C411" w:rsidDel="1BF97B88">
          <w:rPr>
            <w:rFonts w:ascii="Times New Roman" w:hAnsi="Times New Roman" w:eastAsia="Times New Roman" w:cs="Times New Roman"/>
          </w:rPr>
          <w:delText xml:space="preserve"> </w:delText>
        </w:r>
      </w:del>
      <w:del w:author="Kimberly Allison" w:date="2024-09-27T06:55:54.815Z" w:id="1957469391">
        <w:r w:rsidRPr="3246C411" w:rsidDel="1BF97B88">
          <w:rPr>
            <w:rFonts w:ascii="Times New Roman" w:hAnsi="Times New Roman" w:eastAsia="Times New Roman" w:cs="Times New Roman"/>
          </w:rPr>
          <w:delText>an accurate,</w:delText>
        </w:r>
      </w:del>
      <w:del w:author="Kimberly Allison" w:date="2024-09-27T06:58:08.836Z" w:id="453878605">
        <w:r w:rsidRPr="3246C411" w:rsidDel="1BF97B88">
          <w:rPr>
            <w:rFonts w:ascii="Times New Roman" w:hAnsi="Times New Roman" w:eastAsia="Times New Roman" w:cs="Times New Roman"/>
          </w:rPr>
          <w:delText xml:space="preserve"> </w:delText>
        </w:r>
      </w:del>
      <w:del w:author="Kimberly Allison" w:date="2024-09-27T06:57:49.482Z" w:id="795830777">
        <w:r w:rsidRPr="3246C411" w:rsidDel="1BF97B88">
          <w:rPr>
            <w:rFonts w:ascii="Times New Roman" w:hAnsi="Times New Roman" w:eastAsia="Times New Roman" w:cs="Times New Roman"/>
          </w:rPr>
          <w:delText xml:space="preserve">consistent baseline for </w:delText>
        </w:r>
        <w:r w:rsidRPr="3246C411" w:rsidDel="21A53E51">
          <w:rPr>
            <w:rFonts w:ascii="Times New Roman" w:hAnsi="Times New Roman" w:eastAsia="Times New Roman" w:cs="Times New Roman"/>
          </w:rPr>
          <w:delText>archeologists</w:delText>
        </w:r>
        <w:r w:rsidRPr="3246C411" w:rsidDel="1BF97B88">
          <w:rPr>
            <w:rFonts w:ascii="Times New Roman" w:hAnsi="Times New Roman" w:eastAsia="Times New Roman" w:cs="Times New Roman"/>
          </w:rPr>
          <w:delText xml:space="preserve"> when classifying sherds.</w:delText>
        </w:r>
      </w:del>
      <w:r w:rsidRPr="3246C411" w:rsidR="1BF97B88">
        <w:rPr>
          <w:rFonts w:ascii="Times New Roman" w:hAnsi="Times New Roman" w:eastAsia="Times New Roman" w:cs="Times New Roman"/>
        </w:rPr>
        <w:t xml:space="preserve"> </w:t>
      </w:r>
      <w:ins w:author="Kimberly Allison" w:date="2024-09-27T06:58:56.565Z" w:id="993636248">
        <w:r w:rsidRPr="3246C411" w:rsidR="1CE7FA8A">
          <w:rPr>
            <w:rFonts w:ascii="Times New Roman" w:hAnsi="Times New Roman" w:eastAsia="Times New Roman" w:cs="Times New Roman"/>
          </w:rPr>
          <w:t xml:space="preserve">The </w:t>
        </w:r>
      </w:ins>
      <w:ins w:author="Kimberly Allison" w:date="2024-09-27T06:59:32.579Z" w:id="746627538">
        <w:r w:rsidRPr="3246C411" w:rsidR="1CE7FA8A">
          <w:rPr>
            <w:rFonts w:ascii="Times New Roman" w:hAnsi="Times New Roman" w:eastAsia="Times New Roman" w:cs="Times New Roman"/>
          </w:rPr>
          <w:t>r</w:t>
        </w:r>
        <w:r w:rsidRPr="3246C411" w:rsidR="7F9703A1">
          <w:rPr>
            <w:rFonts w:ascii="Times New Roman" w:hAnsi="Times New Roman" w:eastAsia="Times New Roman" w:cs="Times New Roman"/>
          </w:rPr>
          <w:t>apid progression of artifi</w:t>
        </w:r>
      </w:ins>
      <w:ins w:author="Kimberly Allison" w:date="2024-09-27T07:00:47.284Z" w:id="1940936739">
        <w:r w:rsidRPr="3246C411" w:rsidR="7F9703A1">
          <w:rPr>
            <w:rFonts w:ascii="Times New Roman" w:hAnsi="Times New Roman" w:eastAsia="Times New Roman" w:cs="Times New Roman"/>
          </w:rPr>
          <w:t xml:space="preserve">cial intelligence in recent years has heavily </w:t>
        </w:r>
        <w:r w:rsidRPr="3246C411" w:rsidR="7F9703A1">
          <w:rPr>
            <w:rFonts w:ascii="Times New Roman" w:hAnsi="Times New Roman" w:eastAsia="Times New Roman" w:cs="Times New Roman"/>
          </w:rPr>
          <w:t>impacted</w:t>
        </w:r>
        <w:r w:rsidRPr="3246C411" w:rsidR="7F9703A1">
          <w:rPr>
            <w:rFonts w:ascii="Times New Roman" w:hAnsi="Times New Roman" w:eastAsia="Times New Roman" w:cs="Times New Roman"/>
          </w:rPr>
          <w:t xml:space="preserve"> the advancement of </w:t>
        </w:r>
      </w:ins>
      <w:ins w:author="Kimberly Allison" w:date="2024-09-27T07:01:04.59Z" w:id="146736424">
        <w:r w:rsidRPr="3246C411" w:rsidR="7827072E">
          <w:rPr>
            <w:rFonts w:ascii="Times New Roman" w:hAnsi="Times New Roman" w:eastAsia="Times New Roman" w:cs="Times New Roman"/>
          </w:rPr>
          <w:t>many fields</w:t>
        </w:r>
      </w:ins>
      <w:ins w:author="Kimberly Allison" w:date="2024-09-27T06:59:32.579Z" w:id="1737955502">
        <w:r w:rsidRPr="3246C411" w:rsidR="1CE7FA8A">
          <w:rPr>
            <w:rFonts w:ascii="Times New Roman" w:hAnsi="Times New Roman" w:eastAsia="Times New Roman" w:cs="Times New Roman"/>
          </w:rPr>
          <w:t xml:space="preserve">. </w:t>
        </w:r>
      </w:ins>
      <w:r w:rsidRPr="3246C411" w:rsidR="1BF97B88">
        <w:rPr>
          <w:rFonts w:ascii="Times New Roman" w:hAnsi="Times New Roman" w:eastAsia="Times New Roman" w:cs="Times New Roman"/>
        </w:rPr>
        <w:t xml:space="preserve">By creating a mobile application and a conveyor belt system, team CRAFT will create </w:t>
      </w:r>
      <w:ins w:author="Kimberly Allison" w:date="2024-09-27T06:47:20.231Z" w:id="471113054">
        <w:r w:rsidRPr="3246C411" w:rsidR="3AC195F8">
          <w:rPr>
            <w:rFonts w:ascii="Times New Roman" w:hAnsi="Times New Roman" w:eastAsia="Times New Roman" w:cs="Times New Roman"/>
          </w:rPr>
          <w:t>opportunities</w:t>
        </w:r>
      </w:ins>
      <w:del w:author="Kimberly Allison" w:date="2024-09-27T06:47:16.313Z" w:id="951000912">
        <w:r w:rsidRPr="3246C411" w:rsidDel="1BF97B88">
          <w:rPr>
            <w:rFonts w:ascii="Times New Roman" w:hAnsi="Times New Roman" w:eastAsia="Times New Roman" w:cs="Times New Roman"/>
          </w:rPr>
          <w:delText>avenues</w:delText>
        </w:r>
      </w:del>
      <w:r w:rsidRPr="3246C411" w:rsidR="1BF97B88">
        <w:rPr>
          <w:rFonts w:ascii="Times New Roman" w:hAnsi="Times New Roman" w:eastAsia="Times New Roman" w:cs="Times New Roman"/>
        </w:rPr>
        <w:t xml:space="preserve"> for both hobbyists and professionals to </w:t>
      </w:r>
      <w:del w:author="Kimberly Allison" w:date="2024-09-27T06:52:58.222Z" w:id="154833649">
        <w:r w:rsidRPr="3246C411" w:rsidDel="1BF97B88">
          <w:rPr>
            <w:rFonts w:ascii="Times New Roman" w:hAnsi="Times New Roman" w:eastAsia="Times New Roman" w:cs="Times New Roman"/>
          </w:rPr>
          <w:delText>utilize</w:delText>
        </w:r>
      </w:del>
      <w:ins w:author="Kimberly Allison" w:date="2024-09-27T06:52:59.715Z" w:id="739262296">
        <w:r w:rsidRPr="3246C411" w:rsidR="6D932DD0">
          <w:rPr>
            <w:rFonts w:ascii="Times New Roman" w:hAnsi="Times New Roman" w:eastAsia="Times New Roman" w:cs="Times New Roman"/>
          </w:rPr>
          <w:t>harness</w:t>
        </w:r>
      </w:ins>
      <w:r w:rsidRPr="3246C411" w:rsidR="1BF97B88">
        <w:rPr>
          <w:rFonts w:ascii="Times New Roman" w:hAnsi="Times New Roman" w:eastAsia="Times New Roman" w:cs="Times New Roman"/>
        </w:rPr>
        <w:t xml:space="preserve"> </w:t>
      </w:r>
      <w:del w:author="Kimberly Allison" w:date="2024-09-27T06:39:25.96Z" w:id="1930953416">
        <w:r w:rsidRPr="3246C411" w:rsidDel="1BF97B88">
          <w:rPr>
            <w:rFonts w:ascii="Times New Roman" w:hAnsi="Times New Roman" w:eastAsia="Times New Roman" w:cs="Times New Roman"/>
          </w:rPr>
          <w:delText>the CNN mode</w:delText>
        </w:r>
      </w:del>
      <w:del w:author="Kimberly Allison" w:date="2024-09-27T06:39:42.567Z" w:id="1456145920">
        <w:r w:rsidRPr="3246C411" w:rsidDel="1BF97B88">
          <w:rPr>
            <w:rFonts w:ascii="Times New Roman" w:hAnsi="Times New Roman" w:eastAsia="Times New Roman" w:cs="Times New Roman"/>
          </w:rPr>
          <w:delText>l</w:delText>
        </w:r>
      </w:del>
      <w:ins w:author="Kimberly Allison" w:date="2024-09-27T06:53:06.111Z" w:id="52277693">
        <w:r w:rsidRPr="3246C411" w:rsidR="2F394EAF">
          <w:rPr>
            <w:rFonts w:ascii="Times New Roman" w:hAnsi="Times New Roman" w:eastAsia="Times New Roman" w:cs="Times New Roman"/>
          </w:rPr>
          <w:t>the power of</w:t>
        </w:r>
      </w:ins>
      <w:ins w:author="Kimberly Allison" w:date="2024-09-27T06:39:48.823Z" w:id="1879394523">
        <w:r w:rsidRPr="3246C411" w:rsidR="0FAC1BAB">
          <w:rPr>
            <w:rFonts w:ascii="Times New Roman" w:hAnsi="Times New Roman" w:eastAsia="Times New Roman" w:cs="Times New Roman"/>
          </w:rPr>
          <w:t xml:space="preserve"> artificial intelligence</w:t>
        </w:r>
      </w:ins>
      <w:ins w:author="Kimberly Allison" w:date="2024-09-27T06:53:19.351Z" w:id="2045315103">
        <w:r w:rsidRPr="3246C411" w:rsidR="16901608">
          <w:rPr>
            <w:rFonts w:ascii="Times New Roman" w:hAnsi="Times New Roman" w:eastAsia="Times New Roman" w:cs="Times New Roman"/>
          </w:rPr>
          <w:t xml:space="preserve"> for their next great discovery</w:t>
        </w:r>
      </w:ins>
      <w:ins w:author="Kimberly Allison" w:date="2024-09-27T06:39:48.823Z" w:id="2048232839">
        <w:r w:rsidRPr="3246C411" w:rsidR="0FAC1BAB">
          <w:rPr>
            <w:rFonts w:ascii="Times New Roman" w:hAnsi="Times New Roman" w:eastAsia="Times New Roman" w:cs="Times New Roman"/>
          </w:rPr>
          <w:t xml:space="preserve">. </w:t>
        </w:r>
      </w:ins>
      <w:del w:author="Kimberly Allison" w:date="2024-09-27T06:39:42.567Z" w:id="665434675">
        <w:r w:rsidRPr="3246C411" w:rsidDel="1BF97B88">
          <w:rPr>
            <w:rFonts w:ascii="Times New Roman" w:hAnsi="Times New Roman" w:eastAsia="Times New Roman" w:cs="Times New Roman"/>
          </w:rPr>
          <w:delText>.</w:delText>
        </w:r>
      </w:del>
      <w:commentRangeEnd w:id="2"/>
      <w:r>
        <w:rPr>
          <w:rStyle w:val="CommentReference"/>
        </w:rPr>
        <w:commentReference w:id="2"/>
      </w:r>
      <w:commentRangeEnd w:id="1506406629"/>
      <w:r>
        <w:rPr>
          <w:rStyle w:val="CommentReference"/>
        </w:rPr>
        <w:commentReference w:id="1506406629"/>
      </w:r>
      <w:del w:author="Kimberly Allison" w:date="2024-09-27T06:39:42.567Z" w:id="306902209">
        <w:r w:rsidRPr="3246C411" w:rsidDel="286167DA">
          <w:rPr>
            <w:rFonts w:ascii="Times New Roman" w:hAnsi="Times New Roman" w:eastAsia="Times New Roman" w:cs="Times New Roman"/>
          </w:rPr>
          <w:delText xml:space="preserve"> </w:delText>
        </w:r>
      </w:del>
      <w:commentRangeStart w:id="3"/>
      <w:commentRangeStart w:id="1555863359"/>
      <w:r w:rsidRPr="3246C411" w:rsidR="515166D6">
        <w:rPr>
          <w:rFonts w:ascii="Times New Roman" w:hAnsi="Times New Roman" w:eastAsia="Times New Roman" w:cs="Times New Roman"/>
        </w:rPr>
        <w:t xml:space="preserve">We are </w:t>
      </w:r>
      <w:r w:rsidRPr="3246C411" w:rsidR="515166D6">
        <w:rPr>
          <w:rFonts w:ascii="Times New Roman" w:hAnsi="Times New Roman" w:eastAsia="Times New Roman" w:cs="Times New Roman"/>
        </w:rPr>
        <w:t>very excited</w:t>
      </w:r>
      <w:r w:rsidRPr="3246C411" w:rsidR="515166D6">
        <w:rPr>
          <w:rFonts w:ascii="Times New Roman" w:hAnsi="Times New Roman" w:eastAsia="Times New Roman" w:cs="Times New Roman"/>
        </w:rPr>
        <w:t xml:space="preserve"> to see where this project ends up and cannot wait for archeolog</w:t>
      </w:r>
      <w:r w:rsidRPr="3246C411" w:rsidR="7026B4FB">
        <w:rPr>
          <w:rFonts w:ascii="Times New Roman" w:hAnsi="Times New Roman" w:eastAsia="Times New Roman" w:cs="Times New Roman"/>
        </w:rPr>
        <w:t>ists to benefit from our work!</w:t>
      </w:r>
      <w:commentRangeEnd w:id="3"/>
      <w:r>
        <w:rPr>
          <w:rStyle w:val="CommentReference"/>
        </w:rPr>
        <w:commentReference w:id="3"/>
      </w:r>
      <w:commentRangeEnd w:id="1555863359"/>
      <w:r>
        <w:rPr>
          <w:rStyle w:val="CommentReference"/>
        </w:rPr>
        <w:commentReference w:id="1555863359"/>
      </w:r>
    </w:p>
    <w:p w:rsidR="00F26B47" w:rsidP="0040C0BB" w:rsidRDefault="00F26B47" w14:paraId="28297DB1" w14:noSpellErr="1" w14:textId="2D3B832B">
      <w:pPr>
        <w:ind w:firstLine="720"/>
        <w:rPr>
          <w:rFonts w:ascii="Times New Roman" w:hAnsi="Times New Roman" w:eastAsia="Times New Roman" w:cs="Times New Roman"/>
        </w:rPr>
      </w:pPr>
    </w:p>
    <w:sectPr w:rsidR="00F26B47">
      <w:footerReference w:type="even" r:id="rId31"/>
      <w:footerReference w:type="default" r:id="rId32"/>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NW" w:author="Nicholas Wiley" w:date="2024-09-26T22:02:00Z" w:id="2">
    <w:p w:rsidR="00A01D20" w:rsidRDefault="00655C1A" w14:paraId="2E5C090B" w14:textId="46D10B2F">
      <w:pPr>
        <w:pStyle w:val="CommentText"/>
      </w:pPr>
      <w:r>
        <w:rPr>
          <w:rStyle w:val="CommentReference"/>
        </w:rPr>
        <w:annotationRef/>
      </w:r>
      <w:r w:rsidRPr="2F6F1C36">
        <w:t>Paragraph seems off</w:t>
      </w:r>
    </w:p>
  </w:comment>
  <w:comment w:initials="NW" w:author="Nicholas Wiley" w:date="2024-09-26T22:04:00Z" w:id="3">
    <w:p w:rsidR="00A01D20" w:rsidRDefault="00655C1A" w14:paraId="1C91CFAD" w14:textId="041B0AF6">
      <w:pPr>
        <w:pStyle w:val="CommentText"/>
      </w:pPr>
      <w:r>
        <w:rPr>
          <w:rStyle w:val="CommentReference"/>
        </w:rPr>
        <w:annotationRef/>
      </w:r>
      <w:r w:rsidRPr="46DA2821">
        <w:t>Vahid said to make it seem like we are excited to do this project, think this works or is it too much?</w:t>
      </w:r>
    </w:p>
  </w:comment>
  <w:comment xmlns:w="http://schemas.openxmlformats.org/wordprocessingml/2006/main" w:initials="KA" w:author="Kimberly Allison" w:date="2024-09-26T22:54:30" w:id="1555863359">
    <w:p xmlns:w14="http://schemas.microsoft.com/office/word/2010/wordml" xmlns:w="http://schemas.openxmlformats.org/wordprocessingml/2006/main" w:rsidR="68745641" w:rsidRDefault="647727FE" w14:paraId="44894D00" w14:textId="0CFDC702">
      <w:pPr>
        <w:pStyle w:val="CommentText"/>
      </w:pPr>
      <w:r>
        <w:rPr>
          <w:rStyle w:val="CommentReference"/>
        </w:rPr>
        <w:annotationRef/>
      </w:r>
      <w:r w:rsidRPr="37B2ACD6" w:rsidR="2CE5CBC0">
        <w:t>I changed the sentence above it to be a little more exciting. We could end with the sentence above if you wanted. I'm okay with either</w:t>
      </w:r>
    </w:p>
  </w:comment>
  <w:comment xmlns:w="http://schemas.openxmlformats.org/wordprocessingml/2006/main" w:initials="KA" w:author="Kimberly Allison" w:date="2024-09-26T23:01:35" w:id="1506406629">
    <w:p xmlns:w14="http://schemas.microsoft.com/office/word/2010/wordml" xmlns:w="http://schemas.openxmlformats.org/wordprocessingml/2006/main" w:rsidR="69542D0D" w:rsidRDefault="5D8DC50E" w14:paraId="672E755B" w14:textId="2AA5AB3D">
      <w:pPr>
        <w:pStyle w:val="CommentText"/>
      </w:pPr>
      <w:r>
        <w:rPr>
          <w:rStyle w:val="CommentReference"/>
        </w:rPr>
        <w:annotationRef/>
      </w:r>
      <w:r w:rsidRPr="68D23639" w:rsidR="32775A7B">
        <w:t>How about this?</w:t>
      </w:r>
    </w:p>
  </w:comment>
</w:comments>
</file>

<file path=word/commentsExtended.xml><?xml version="1.0" encoding="utf-8"?>
<w15:commentsEx xmlns:mc="http://schemas.openxmlformats.org/markup-compatibility/2006" xmlns:w15="http://schemas.microsoft.com/office/word/2012/wordml" mc:Ignorable="w15">
  <w15:commentEx w15:done="0" w15:paraId="2E5C090B"/>
  <w15:commentEx w15:done="0" w15:paraId="1C91CFAD"/>
  <w15:commentEx w15:done="0" w15:paraId="44894D00" w15:paraIdParent="1C91CFAD"/>
  <w15:commentEx w15:done="0" w15:paraId="672E755B" w15:paraIdParent="2E5C090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A2AA93C" w16cex:dateUtc="2024-09-27T05:02:00Z"/>
  <w16cex:commentExtensible w16cex:durableId="4A3E0C79" w16cex:dateUtc="2024-09-27T05:04:00Z"/>
  <w16cex:commentExtensible w16cex:durableId="183C5A6B" w16cex:dateUtc="2024-09-27T06:54:30.418Z"/>
  <w16cex:commentExtensible w16cex:durableId="13280FF9" w16cex:dateUtc="2024-09-27T07:01:35.081Z"/>
</w16cex:commentsExtensible>
</file>

<file path=word/commentsIds.xml><?xml version="1.0" encoding="utf-8"?>
<w16cid:commentsIds xmlns:mc="http://schemas.openxmlformats.org/markup-compatibility/2006" xmlns:w16cid="http://schemas.microsoft.com/office/word/2016/wordml/cid" mc:Ignorable="w16cid">
  <w16cid:commentId w16cid:paraId="2E5C090B" w16cid:durableId="1A2AA93C"/>
  <w16cid:commentId w16cid:paraId="1C91CFAD" w16cid:durableId="4A3E0C79"/>
  <w16cid:commentId w16cid:paraId="44894D00" w16cid:durableId="183C5A6B"/>
  <w16cid:commentId w16cid:paraId="672E755B" w16cid:durableId="13280F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F19B1" w:rsidP="007E1D0F" w:rsidRDefault="007F19B1" w14:paraId="219C0EDD" w14:textId="77777777">
      <w:pPr>
        <w:spacing w:after="0" w:line="240" w:lineRule="auto"/>
      </w:pPr>
      <w:r>
        <w:separator/>
      </w:r>
    </w:p>
  </w:endnote>
  <w:endnote w:type="continuationSeparator" w:id="0">
    <w:p w:rsidR="007F19B1" w:rsidP="007E1D0F" w:rsidRDefault="007F19B1" w14:paraId="565E16BB" w14:textId="77777777">
      <w:pPr>
        <w:spacing w:after="0" w:line="240" w:lineRule="auto"/>
      </w:pPr>
      <w:r>
        <w:continuationSeparator/>
      </w:r>
    </w:p>
  </w:endnote>
  <w:endnote w:type="continuationNotice" w:id="1">
    <w:p w:rsidR="007F19B1" w:rsidRDefault="007F19B1" w14:paraId="3CA7AAA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74574548"/>
      <w:docPartObj>
        <w:docPartGallery w:val="Page Numbers (Bottom of Page)"/>
        <w:docPartUnique/>
      </w:docPartObj>
    </w:sdtPr>
    <w:sdtEndPr>
      <w:rPr>
        <w:rStyle w:val="PageNumber"/>
      </w:rPr>
    </w:sdtEndPr>
    <w:sdtContent>
      <w:p w:rsidR="007E1D0F" w:rsidP="00A27BE6" w:rsidRDefault="007E1D0F" w14:paraId="4C665A2C" w14:textId="07D99B6E">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E1D0F" w:rsidRDefault="007E1D0F" w14:paraId="1DF2A30C"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rPr>
      <w:id w:val="-432972051"/>
      <w:docPartObj>
        <w:docPartGallery w:val="Page Numbers (Bottom of Page)"/>
        <w:docPartUnique/>
      </w:docPartObj>
    </w:sdtPr>
    <w:sdtEndPr>
      <w:rPr>
        <w:rStyle w:val="PageNumber"/>
        <w:rFonts w:ascii="Times New Roman" w:hAnsi="Times New Roman" w:cs="Times New Roman"/>
      </w:rPr>
    </w:sdtEndPr>
    <w:sdtContent>
      <w:p w:rsidRPr="007E1D0F" w:rsidR="007E1D0F" w:rsidP="00A27BE6" w:rsidRDefault="007E1D0F" w14:paraId="6C86D8E8" w14:textId="3F4021D1">
        <w:pPr>
          <w:pStyle w:val="Footer"/>
          <w:framePr w:wrap="none" w:hAnchor="margin" w:vAnchor="text" w:xAlign="right" w:y="1"/>
          <w:rPr>
            <w:rStyle w:val="PageNumber"/>
            <w:rFonts w:ascii="Times New Roman" w:hAnsi="Times New Roman" w:cs="Times New Roman"/>
          </w:rPr>
        </w:pPr>
        <w:r w:rsidRPr="007E1D0F">
          <w:rPr>
            <w:rStyle w:val="PageNumber"/>
            <w:rFonts w:ascii="Times New Roman" w:hAnsi="Times New Roman" w:cs="Times New Roman"/>
          </w:rPr>
          <w:fldChar w:fldCharType="begin"/>
        </w:r>
        <w:r w:rsidRPr="007E1D0F">
          <w:rPr>
            <w:rStyle w:val="PageNumber"/>
            <w:rFonts w:ascii="Times New Roman" w:hAnsi="Times New Roman" w:cs="Times New Roman"/>
          </w:rPr>
          <w:instrText xml:space="preserve"> PAGE </w:instrText>
        </w:r>
        <w:r w:rsidRPr="007E1D0F">
          <w:rPr>
            <w:rStyle w:val="PageNumber"/>
            <w:rFonts w:ascii="Times New Roman" w:hAnsi="Times New Roman" w:cs="Times New Roman"/>
          </w:rPr>
          <w:fldChar w:fldCharType="separate"/>
        </w:r>
        <w:r w:rsidRPr="007E1D0F">
          <w:rPr>
            <w:rStyle w:val="PageNumber"/>
            <w:rFonts w:ascii="Times New Roman" w:hAnsi="Times New Roman" w:cs="Times New Roman"/>
            <w:noProof/>
          </w:rPr>
          <w:t>1</w:t>
        </w:r>
        <w:r w:rsidRPr="007E1D0F">
          <w:rPr>
            <w:rStyle w:val="PageNumber"/>
            <w:rFonts w:ascii="Times New Roman" w:hAnsi="Times New Roman" w:cs="Times New Roman"/>
          </w:rPr>
          <w:fldChar w:fldCharType="end"/>
        </w:r>
      </w:p>
    </w:sdtContent>
  </w:sdt>
  <w:p w:rsidR="007E1D0F" w:rsidRDefault="007E1D0F" w14:paraId="5D45D1D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F19B1" w:rsidP="007E1D0F" w:rsidRDefault="007F19B1" w14:paraId="4B7619BB" w14:textId="77777777">
      <w:pPr>
        <w:spacing w:after="0" w:line="240" w:lineRule="auto"/>
      </w:pPr>
      <w:r>
        <w:separator/>
      </w:r>
    </w:p>
  </w:footnote>
  <w:footnote w:type="continuationSeparator" w:id="0">
    <w:p w:rsidR="007F19B1" w:rsidP="007E1D0F" w:rsidRDefault="007F19B1" w14:paraId="2459FE6D" w14:textId="77777777">
      <w:pPr>
        <w:spacing w:after="0" w:line="240" w:lineRule="auto"/>
      </w:pPr>
      <w:r>
        <w:continuationSeparator/>
      </w:r>
    </w:p>
  </w:footnote>
  <w:footnote w:type="continuationNotice" w:id="1">
    <w:p w:rsidR="007F19B1" w:rsidRDefault="007F19B1" w14:paraId="458CEA9F"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l82AtLpJOmyJW4" int2:id="1EwCLX7L">
      <int2:state int2:value="Rejected" int2:type="AugLoop_Text_Critique"/>
    </int2:textHash>
    <int2:textHash int2:hashCode="Jr0Z4YZv0XhXE3" int2:id="IUFk7mhJ">
      <int2:state int2:value="Rejected" int2:type="AugLoop_Text_Critique"/>
    </int2:textHash>
    <int2:textHash int2:hashCode="MZf406wmRVUsmJ" int2:id="X0Z1Sczv">
      <int2:state int2:value="Rejected" int2:type="AugLoop_Text_Critique"/>
    </int2:textHash>
    <int2:bookmark int2:bookmarkName="_Int_MOA8u2Ku" int2:invalidationBookmarkName="" int2:hashCode="kryEmEGNFqJKAl" int2:id="ZOPygjNt">
      <int2:state int2:value="Rejected" int2:type="AugLoop_Text_Critique"/>
    </int2:bookmark>
    <int2:bookmark int2:bookmarkName="_Int_nPI6H4A5" int2:invalidationBookmarkName="" int2:hashCode="M1xMHi8FtSl6Vn" int2:id="iyFE0isz">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CCA78"/>
    <w:multiLevelType w:val="hybridMultilevel"/>
    <w:tmpl w:val="FFFFFFFF"/>
    <w:lvl w:ilvl="0" w:tplc="3EBE8CB6">
      <w:start w:val="1"/>
      <w:numFmt w:val="bullet"/>
      <w:lvlText w:val="o"/>
      <w:lvlJc w:val="left"/>
      <w:pPr>
        <w:ind w:left="720" w:hanging="360"/>
      </w:pPr>
      <w:rPr>
        <w:rFonts w:hint="default" w:ascii="Courier New" w:hAnsi="Courier New"/>
      </w:rPr>
    </w:lvl>
    <w:lvl w:ilvl="1" w:tplc="9F34FE18">
      <w:start w:val="1"/>
      <w:numFmt w:val="bullet"/>
      <w:lvlText w:val="o"/>
      <w:lvlJc w:val="left"/>
      <w:pPr>
        <w:ind w:left="1440" w:hanging="360"/>
      </w:pPr>
      <w:rPr>
        <w:rFonts w:hint="default" w:ascii="Courier New" w:hAnsi="Courier New"/>
      </w:rPr>
    </w:lvl>
    <w:lvl w:ilvl="2" w:tplc="A7862C4A">
      <w:start w:val="1"/>
      <w:numFmt w:val="bullet"/>
      <w:lvlText w:val=""/>
      <w:lvlJc w:val="left"/>
      <w:pPr>
        <w:ind w:left="2160" w:hanging="360"/>
      </w:pPr>
      <w:rPr>
        <w:rFonts w:hint="default" w:ascii="Wingdings" w:hAnsi="Wingdings"/>
      </w:rPr>
    </w:lvl>
    <w:lvl w:ilvl="3" w:tplc="676E62C4">
      <w:start w:val="1"/>
      <w:numFmt w:val="bullet"/>
      <w:lvlText w:val=""/>
      <w:lvlJc w:val="left"/>
      <w:pPr>
        <w:ind w:left="2880" w:hanging="360"/>
      </w:pPr>
      <w:rPr>
        <w:rFonts w:hint="default" w:ascii="Symbol" w:hAnsi="Symbol"/>
      </w:rPr>
    </w:lvl>
    <w:lvl w:ilvl="4" w:tplc="663C9236">
      <w:start w:val="1"/>
      <w:numFmt w:val="bullet"/>
      <w:lvlText w:val="o"/>
      <w:lvlJc w:val="left"/>
      <w:pPr>
        <w:ind w:left="3600" w:hanging="360"/>
      </w:pPr>
      <w:rPr>
        <w:rFonts w:hint="default" w:ascii="Courier New" w:hAnsi="Courier New"/>
      </w:rPr>
    </w:lvl>
    <w:lvl w:ilvl="5" w:tplc="A1363C14">
      <w:start w:val="1"/>
      <w:numFmt w:val="bullet"/>
      <w:lvlText w:val=""/>
      <w:lvlJc w:val="left"/>
      <w:pPr>
        <w:ind w:left="4320" w:hanging="360"/>
      </w:pPr>
      <w:rPr>
        <w:rFonts w:hint="default" w:ascii="Wingdings" w:hAnsi="Wingdings"/>
      </w:rPr>
    </w:lvl>
    <w:lvl w:ilvl="6" w:tplc="4E104DA0">
      <w:start w:val="1"/>
      <w:numFmt w:val="bullet"/>
      <w:lvlText w:val=""/>
      <w:lvlJc w:val="left"/>
      <w:pPr>
        <w:ind w:left="5040" w:hanging="360"/>
      </w:pPr>
      <w:rPr>
        <w:rFonts w:hint="default" w:ascii="Symbol" w:hAnsi="Symbol"/>
      </w:rPr>
    </w:lvl>
    <w:lvl w:ilvl="7" w:tplc="55A0304C">
      <w:start w:val="1"/>
      <w:numFmt w:val="bullet"/>
      <w:lvlText w:val="o"/>
      <w:lvlJc w:val="left"/>
      <w:pPr>
        <w:ind w:left="5760" w:hanging="360"/>
      </w:pPr>
      <w:rPr>
        <w:rFonts w:hint="default" w:ascii="Courier New" w:hAnsi="Courier New"/>
      </w:rPr>
    </w:lvl>
    <w:lvl w:ilvl="8" w:tplc="532ADC4C">
      <w:start w:val="1"/>
      <w:numFmt w:val="bullet"/>
      <w:lvlText w:val=""/>
      <w:lvlJc w:val="left"/>
      <w:pPr>
        <w:ind w:left="6480" w:hanging="360"/>
      </w:pPr>
      <w:rPr>
        <w:rFonts w:hint="default" w:ascii="Wingdings" w:hAnsi="Wingdings"/>
      </w:rPr>
    </w:lvl>
  </w:abstractNum>
  <w:abstractNum w:abstractNumId="1" w15:restartNumberingAfterBreak="0">
    <w:nsid w:val="03A371C2"/>
    <w:multiLevelType w:val="hybridMultilevel"/>
    <w:tmpl w:val="FFFFFFFF"/>
    <w:lvl w:ilvl="0" w:tplc="AB624380">
      <w:start w:val="1"/>
      <w:numFmt w:val="decimal"/>
      <w:lvlText w:val="%1."/>
      <w:lvlJc w:val="left"/>
      <w:pPr>
        <w:ind w:left="720" w:hanging="360"/>
      </w:pPr>
    </w:lvl>
    <w:lvl w:ilvl="1" w:tplc="1B56F486">
      <w:start w:val="1"/>
      <w:numFmt w:val="lowerLetter"/>
      <w:lvlText w:val="%2."/>
      <w:lvlJc w:val="left"/>
      <w:pPr>
        <w:ind w:left="1440" w:hanging="360"/>
      </w:pPr>
    </w:lvl>
    <w:lvl w:ilvl="2" w:tplc="7E060D8A">
      <w:start w:val="1"/>
      <w:numFmt w:val="lowerRoman"/>
      <w:lvlText w:val="%3."/>
      <w:lvlJc w:val="right"/>
      <w:pPr>
        <w:ind w:left="2160" w:hanging="180"/>
      </w:pPr>
    </w:lvl>
    <w:lvl w:ilvl="3" w:tplc="A8043A12">
      <w:start w:val="1"/>
      <w:numFmt w:val="decimal"/>
      <w:lvlText w:val="%4."/>
      <w:lvlJc w:val="left"/>
      <w:pPr>
        <w:ind w:left="2880" w:hanging="360"/>
      </w:pPr>
    </w:lvl>
    <w:lvl w:ilvl="4" w:tplc="3F8A01B0">
      <w:start w:val="1"/>
      <w:numFmt w:val="lowerLetter"/>
      <w:lvlText w:val="%5."/>
      <w:lvlJc w:val="left"/>
      <w:pPr>
        <w:ind w:left="3600" w:hanging="360"/>
      </w:pPr>
    </w:lvl>
    <w:lvl w:ilvl="5" w:tplc="35CC2CD0">
      <w:start w:val="1"/>
      <w:numFmt w:val="lowerRoman"/>
      <w:lvlText w:val="%6."/>
      <w:lvlJc w:val="right"/>
      <w:pPr>
        <w:ind w:left="4320" w:hanging="180"/>
      </w:pPr>
    </w:lvl>
    <w:lvl w:ilvl="6" w:tplc="AEBE5624">
      <w:start w:val="1"/>
      <w:numFmt w:val="decimal"/>
      <w:lvlText w:val="%7."/>
      <w:lvlJc w:val="left"/>
      <w:pPr>
        <w:ind w:left="5040" w:hanging="360"/>
      </w:pPr>
    </w:lvl>
    <w:lvl w:ilvl="7" w:tplc="096817F8">
      <w:start w:val="1"/>
      <w:numFmt w:val="lowerLetter"/>
      <w:lvlText w:val="%8."/>
      <w:lvlJc w:val="left"/>
      <w:pPr>
        <w:ind w:left="5760" w:hanging="360"/>
      </w:pPr>
    </w:lvl>
    <w:lvl w:ilvl="8" w:tplc="E244CDFC">
      <w:start w:val="1"/>
      <w:numFmt w:val="lowerRoman"/>
      <w:lvlText w:val="%9."/>
      <w:lvlJc w:val="right"/>
      <w:pPr>
        <w:ind w:left="6480" w:hanging="180"/>
      </w:pPr>
    </w:lvl>
  </w:abstractNum>
  <w:abstractNum w:abstractNumId="2" w15:restartNumberingAfterBreak="0">
    <w:nsid w:val="0598F43D"/>
    <w:multiLevelType w:val="hybridMultilevel"/>
    <w:tmpl w:val="B928E994"/>
    <w:lvl w:ilvl="0" w:tplc="928A328E">
      <w:start w:val="1"/>
      <w:numFmt w:val="decimal"/>
      <w:lvlText w:val="%1."/>
      <w:lvlJc w:val="left"/>
      <w:pPr>
        <w:ind w:left="720" w:hanging="360"/>
      </w:pPr>
    </w:lvl>
    <w:lvl w:ilvl="1" w:tplc="B7F48828">
      <w:start w:val="1"/>
      <w:numFmt w:val="lowerLetter"/>
      <w:lvlText w:val="%2."/>
      <w:lvlJc w:val="left"/>
      <w:pPr>
        <w:ind w:left="1440" w:hanging="360"/>
      </w:pPr>
    </w:lvl>
    <w:lvl w:ilvl="2" w:tplc="CD141806">
      <w:start w:val="1"/>
      <w:numFmt w:val="lowerRoman"/>
      <w:lvlText w:val="%3."/>
      <w:lvlJc w:val="right"/>
      <w:pPr>
        <w:ind w:left="2160" w:hanging="180"/>
      </w:pPr>
    </w:lvl>
    <w:lvl w:ilvl="3" w:tplc="E4B24736">
      <w:start w:val="4"/>
      <w:numFmt w:val="decimal"/>
      <w:lvlText w:val="%4."/>
      <w:lvlJc w:val="left"/>
      <w:pPr>
        <w:ind w:left="1180" w:hanging="360"/>
      </w:pPr>
    </w:lvl>
    <w:lvl w:ilvl="4" w:tplc="4C4A4AD8">
      <w:start w:val="1"/>
      <w:numFmt w:val="lowerLetter"/>
      <w:lvlText w:val="%5."/>
      <w:lvlJc w:val="left"/>
      <w:pPr>
        <w:ind w:left="3600" w:hanging="360"/>
      </w:pPr>
    </w:lvl>
    <w:lvl w:ilvl="5" w:tplc="92AC563E">
      <w:start w:val="1"/>
      <w:numFmt w:val="lowerRoman"/>
      <w:lvlText w:val="%6."/>
      <w:lvlJc w:val="right"/>
      <w:pPr>
        <w:ind w:left="4320" w:hanging="180"/>
      </w:pPr>
    </w:lvl>
    <w:lvl w:ilvl="6" w:tplc="DE8405A6">
      <w:start w:val="1"/>
      <w:numFmt w:val="decimal"/>
      <w:lvlText w:val="%7."/>
      <w:lvlJc w:val="left"/>
      <w:pPr>
        <w:ind w:left="5040" w:hanging="360"/>
      </w:pPr>
    </w:lvl>
    <w:lvl w:ilvl="7" w:tplc="199E301A">
      <w:start w:val="1"/>
      <w:numFmt w:val="lowerLetter"/>
      <w:lvlText w:val="%8."/>
      <w:lvlJc w:val="left"/>
      <w:pPr>
        <w:ind w:left="5760" w:hanging="360"/>
      </w:pPr>
    </w:lvl>
    <w:lvl w:ilvl="8" w:tplc="CFD49834">
      <w:start w:val="1"/>
      <w:numFmt w:val="lowerRoman"/>
      <w:lvlText w:val="%9."/>
      <w:lvlJc w:val="right"/>
      <w:pPr>
        <w:ind w:left="6480" w:hanging="180"/>
      </w:pPr>
    </w:lvl>
  </w:abstractNum>
  <w:abstractNum w:abstractNumId="3" w15:restartNumberingAfterBreak="0">
    <w:nsid w:val="0627E3A6"/>
    <w:multiLevelType w:val="hybridMultilevel"/>
    <w:tmpl w:val="B56EBA24"/>
    <w:lvl w:ilvl="0" w:tplc="7B90C5AE">
      <w:start w:val="1"/>
      <w:numFmt w:val="bullet"/>
      <w:lvlText w:val=""/>
      <w:lvlJc w:val="left"/>
      <w:pPr>
        <w:ind w:left="720" w:hanging="360"/>
      </w:pPr>
      <w:rPr>
        <w:rFonts w:hint="default" w:ascii="Symbol" w:hAnsi="Symbol"/>
      </w:rPr>
    </w:lvl>
    <w:lvl w:ilvl="1" w:tplc="1C600EA8">
      <w:start w:val="1"/>
      <w:numFmt w:val="bullet"/>
      <w:lvlText w:val="o"/>
      <w:lvlJc w:val="left"/>
      <w:pPr>
        <w:ind w:left="1440" w:hanging="360"/>
      </w:pPr>
      <w:rPr>
        <w:rFonts w:hint="default" w:ascii="Courier New" w:hAnsi="Courier New"/>
      </w:rPr>
    </w:lvl>
    <w:lvl w:ilvl="2" w:tplc="A4643BA4">
      <w:start w:val="1"/>
      <w:numFmt w:val="bullet"/>
      <w:lvlText w:val=""/>
      <w:lvlJc w:val="left"/>
      <w:pPr>
        <w:ind w:left="2160" w:hanging="360"/>
      </w:pPr>
      <w:rPr>
        <w:rFonts w:hint="default" w:ascii="Wingdings" w:hAnsi="Wingdings"/>
      </w:rPr>
    </w:lvl>
    <w:lvl w:ilvl="3" w:tplc="60309D2C">
      <w:start w:val="1"/>
      <w:numFmt w:val="bullet"/>
      <w:lvlText w:val=""/>
      <w:lvlJc w:val="left"/>
      <w:pPr>
        <w:ind w:left="2880" w:hanging="360"/>
      </w:pPr>
      <w:rPr>
        <w:rFonts w:hint="default" w:ascii="Symbol" w:hAnsi="Symbol"/>
      </w:rPr>
    </w:lvl>
    <w:lvl w:ilvl="4" w:tplc="46906FAE">
      <w:start w:val="1"/>
      <w:numFmt w:val="bullet"/>
      <w:lvlText w:val="o"/>
      <w:lvlJc w:val="left"/>
      <w:pPr>
        <w:ind w:left="3600" w:hanging="360"/>
      </w:pPr>
      <w:rPr>
        <w:rFonts w:hint="default" w:ascii="Courier New" w:hAnsi="Courier New"/>
      </w:rPr>
    </w:lvl>
    <w:lvl w:ilvl="5" w:tplc="EA5C5AFE">
      <w:start w:val="1"/>
      <w:numFmt w:val="bullet"/>
      <w:lvlText w:val=""/>
      <w:lvlJc w:val="left"/>
      <w:pPr>
        <w:ind w:left="4320" w:hanging="360"/>
      </w:pPr>
      <w:rPr>
        <w:rFonts w:hint="default" w:ascii="Wingdings" w:hAnsi="Wingdings"/>
      </w:rPr>
    </w:lvl>
    <w:lvl w:ilvl="6" w:tplc="21307F22">
      <w:start w:val="1"/>
      <w:numFmt w:val="bullet"/>
      <w:lvlText w:val=""/>
      <w:lvlJc w:val="left"/>
      <w:pPr>
        <w:ind w:left="5040" w:hanging="360"/>
      </w:pPr>
      <w:rPr>
        <w:rFonts w:hint="default" w:ascii="Symbol" w:hAnsi="Symbol"/>
      </w:rPr>
    </w:lvl>
    <w:lvl w:ilvl="7" w:tplc="A4781668">
      <w:start w:val="1"/>
      <w:numFmt w:val="bullet"/>
      <w:lvlText w:val="o"/>
      <w:lvlJc w:val="left"/>
      <w:pPr>
        <w:ind w:left="5760" w:hanging="360"/>
      </w:pPr>
      <w:rPr>
        <w:rFonts w:hint="default" w:ascii="Courier New" w:hAnsi="Courier New"/>
      </w:rPr>
    </w:lvl>
    <w:lvl w:ilvl="8" w:tplc="1A44E5FE">
      <w:start w:val="1"/>
      <w:numFmt w:val="bullet"/>
      <w:lvlText w:val=""/>
      <w:lvlJc w:val="left"/>
      <w:pPr>
        <w:ind w:left="6480" w:hanging="360"/>
      </w:pPr>
      <w:rPr>
        <w:rFonts w:hint="default" w:ascii="Wingdings" w:hAnsi="Wingdings"/>
      </w:rPr>
    </w:lvl>
  </w:abstractNum>
  <w:abstractNum w:abstractNumId="4" w15:restartNumberingAfterBreak="0">
    <w:nsid w:val="06BC9AAC"/>
    <w:multiLevelType w:val="hybridMultilevel"/>
    <w:tmpl w:val="25F8E3C4"/>
    <w:lvl w:ilvl="0" w:tplc="6FC67CB6">
      <w:start w:val="1"/>
      <w:numFmt w:val="bullet"/>
      <w:lvlText w:val=""/>
      <w:lvlJc w:val="left"/>
      <w:pPr>
        <w:ind w:left="720" w:hanging="360"/>
      </w:pPr>
      <w:rPr>
        <w:rFonts w:hint="default" w:ascii="Symbol" w:hAnsi="Symbol"/>
      </w:rPr>
    </w:lvl>
    <w:lvl w:ilvl="1" w:tplc="AECE8388">
      <w:start w:val="1"/>
      <w:numFmt w:val="bullet"/>
      <w:lvlText w:val="o"/>
      <w:lvlJc w:val="left"/>
      <w:pPr>
        <w:ind w:left="1440" w:hanging="360"/>
      </w:pPr>
      <w:rPr>
        <w:rFonts w:hint="default" w:ascii="Courier New" w:hAnsi="Courier New"/>
      </w:rPr>
    </w:lvl>
    <w:lvl w:ilvl="2" w:tplc="903A8810">
      <w:start w:val="1"/>
      <w:numFmt w:val="bullet"/>
      <w:lvlText w:val=""/>
      <w:lvlJc w:val="left"/>
      <w:pPr>
        <w:ind w:left="2160" w:hanging="360"/>
      </w:pPr>
      <w:rPr>
        <w:rFonts w:hint="default" w:ascii="Wingdings" w:hAnsi="Wingdings"/>
      </w:rPr>
    </w:lvl>
    <w:lvl w:ilvl="3" w:tplc="70C0E23C">
      <w:start w:val="1"/>
      <w:numFmt w:val="bullet"/>
      <w:lvlText w:val=""/>
      <w:lvlJc w:val="left"/>
      <w:pPr>
        <w:ind w:left="2880" w:hanging="360"/>
      </w:pPr>
      <w:rPr>
        <w:rFonts w:hint="default" w:ascii="Symbol" w:hAnsi="Symbol"/>
      </w:rPr>
    </w:lvl>
    <w:lvl w:ilvl="4" w:tplc="CE4A8856">
      <w:start w:val="1"/>
      <w:numFmt w:val="bullet"/>
      <w:lvlText w:val="o"/>
      <w:lvlJc w:val="left"/>
      <w:pPr>
        <w:ind w:left="3600" w:hanging="360"/>
      </w:pPr>
      <w:rPr>
        <w:rFonts w:hint="default" w:ascii="Courier New" w:hAnsi="Courier New"/>
      </w:rPr>
    </w:lvl>
    <w:lvl w:ilvl="5" w:tplc="DD768A48">
      <w:start w:val="1"/>
      <w:numFmt w:val="bullet"/>
      <w:lvlText w:val=""/>
      <w:lvlJc w:val="left"/>
      <w:pPr>
        <w:ind w:left="4320" w:hanging="360"/>
      </w:pPr>
      <w:rPr>
        <w:rFonts w:hint="default" w:ascii="Wingdings" w:hAnsi="Wingdings"/>
      </w:rPr>
    </w:lvl>
    <w:lvl w:ilvl="6" w:tplc="6B2AC8DE">
      <w:start w:val="1"/>
      <w:numFmt w:val="bullet"/>
      <w:lvlText w:val=""/>
      <w:lvlJc w:val="left"/>
      <w:pPr>
        <w:ind w:left="5040" w:hanging="360"/>
      </w:pPr>
      <w:rPr>
        <w:rFonts w:hint="default" w:ascii="Symbol" w:hAnsi="Symbol"/>
      </w:rPr>
    </w:lvl>
    <w:lvl w:ilvl="7" w:tplc="97A068C4">
      <w:start w:val="1"/>
      <w:numFmt w:val="bullet"/>
      <w:lvlText w:val="o"/>
      <w:lvlJc w:val="left"/>
      <w:pPr>
        <w:ind w:left="5760" w:hanging="360"/>
      </w:pPr>
      <w:rPr>
        <w:rFonts w:hint="default" w:ascii="Courier New" w:hAnsi="Courier New"/>
      </w:rPr>
    </w:lvl>
    <w:lvl w:ilvl="8" w:tplc="8CC4B0D6">
      <w:start w:val="1"/>
      <w:numFmt w:val="bullet"/>
      <w:lvlText w:val=""/>
      <w:lvlJc w:val="left"/>
      <w:pPr>
        <w:ind w:left="6480" w:hanging="360"/>
      </w:pPr>
      <w:rPr>
        <w:rFonts w:hint="default" w:ascii="Wingdings" w:hAnsi="Wingdings"/>
      </w:rPr>
    </w:lvl>
  </w:abstractNum>
  <w:abstractNum w:abstractNumId="5" w15:restartNumberingAfterBreak="0">
    <w:nsid w:val="078519E9"/>
    <w:multiLevelType w:val="hybridMultilevel"/>
    <w:tmpl w:val="9D1006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87F1B9B"/>
    <w:multiLevelType w:val="hybridMultilevel"/>
    <w:tmpl w:val="A762D0D4"/>
    <w:lvl w:ilvl="0" w:tplc="FFFFFFFF">
      <w:start w:val="1"/>
      <w:numFmt w:val="decimal"/>
      <w:lvlText w:val="%1."/>
      <w:lvlJc w:val="left"/>
      <w:pPr>
        <w:ind w:left="720" w:hanging="360"/>
      </w:pPr>
    </w:lvl>
    <w:lvl w:ilvl="1" w:tplc="E97E3180">
      <w:start w:val="1"/>
      <w:numFmt w:val="lowerLetter"/>
      <w:lvlText w:val="%2."/>
      <w:lvlJc w:val="left"/>
      <w:pPr>
        <w:ind w:left="1440" w:hanging="360"/>
      </w:pPr>
      <w:rPr>
        <w:b/>
        <w:bCs/>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89492C9"/>
    <w:multiLevelType w:val="hybridMultilevel"/>
    <w:tmpl w:val="FFFFFFFF"/>
    <w:lvl w:ilvl="0" w:tplc="8C94A7EA">
      <w:start w:val="1"/>
      <w:numFmt w:val="bullet"/>
      <w:lvlText w:val=""/>
      <w:lvlJc w:val="left"/>
      <w:pPr>
        <w:ind w:left="1080" w:hanging="360"/>
      </w:pPr>
      <w:rPr>
        <w:rFonts w:hint="default" w:ascii="Symbol" w:hAnsi="Symbol"/>
      </w:rPr>
    </w:lvl>
    <w:lvl w:ilvl="1" w:tplc="6D664AB2">
      <w:start w:val="1"/>
      <w:numFmt w:val="bullet"/>
      <w:lvlText w:val="o"/>
      <w:lvlJc w:val="left"/>
      <w:pPr>
        <w:ind w:left="1800" w:hanging="360"/>
      </w:pPr>
      <w:rPr>
        <w:rFonts w:hint="default" w:ascii="Courier New" w:hAnsi="Courier New"/>
      </w:rPr>
    </w:lvl>
    <w:lvl w:ilvl="2" w:tplc="DB4EC376">
      <w:start w:val="1"/>
      <w:numFmt w:val="bullet"/>
      <w:lvlText w:val=""/>
      <w:lvlJc w:val="left"/>
      <w:pPr>
        <w:ind w:left="2520" w:hanging="360"/>
      </w:pPr>
      <w:rPr>
        <w:rFonts w:hint="default" w:ascii="Wingdings" w:hAnsi="Wingdings"/>
      </w:rPr>
    </w:lvl>
    <w:lvl w:ilvl="3" w:tplc="FE06E78C">
      <w:start w:val="1"/>
      <w:numFmt w:val="bullet"/>
      <w:lvlText w:val=""/>
      <w:lvlJc w:val="left"/>
      <w:pPr>
        <w:ind w:left="3240" w:hanging="360"/>
      </w:pPr>
      <w:rPr>
        <w:rFonts w:hint="default" w:ascii="Symbol" w:hAnsi="Symbol"/>
      </w:rPr>
    </w:lvl>
    <w:lvl w:ilvl="4" w:tplc="81923B10">
      <w:start w:val="1"/>
      <w:numFmt w:val="bullet"/>
      <w:lvlText w:val="o"/>
      <w:lvlJc w:val="left"/>
      <w:pPr>
        <w:ind w:left="3960" w:hanging="360"/>
      </w:pPr>
      <w:rPr>
        <w:rFonts w:hint="default" w:ascii="Courier New" w:hAnsi="Courier New"/>
      </w:rPr>
    </w:lvl>
    <w:lvl w:ilvl="5" w:tplc="68B43DE0">
      <w:start w:val="1"/>
      <w:numFmt w:val="bullet"/>
      <w:lvlText w:val=""/>
      <w:lvlJc w:val="left"/>
      <w:pPr>
        <w:ind w:left="4680" w:hanging="360"/>
      </w:pPr>
      <w:rPr>
        <w:rFonts w:hint="default" w:ascii="Wingdings" w:hAnsi="Wingdings"/>
      </w:rPr>
    </w:lvl>
    <w:lvl w:ilvl="6" w:tplc="436289E0">
      <w:start w:val="1"/>
      <w:numFmt w:val="bullet"/>
      <w:lvlText w:val=""/>
      <w:lvlJc w:val="left"/>
      <w:pPr>
        <w:ind w:left="5400" w:hanging="360"/>
      </w:pPr>
      <w:rPr>
        <w:rFonts w:hint="default" w:ascii="Symbol" w:hAnsi="Symbol"/>
      </w:rPr>
    </w:lvl>
    <w:lvl w:ilvl="7" w:tplc="D862AC38">
      <w:start w:val="1"/>
      <w:numFmt w:val="bullet"/>
      <w:lvlText w:val="o"/>
      <w:lvlJc w:val="left"/>
      <w:pPr>
        <w:ind w:left="6120" w:hanging="360"/>
      </w:pPr>
      <w:rPr>
        <w:rFonts w:hint="default" w:ascii="Courier New" w:hAnsi="Courier New"/>
      </w:rPr>
    </w:lvl>
    <w:lvl w:ilvl="8" w:tplc="729643D2">
      <w:start w:val="1"/>
      <w:numFmt w:val="bullet"/>
      <w:lvlText w:val=""/>
      <w:lvlJc w:val="left"/>
      <w:pPr>
        <w:ind w:left="6840" w:hanging="360"/>
      </w:pPr>
      <w:rPr>
        <w:rFonts w:hint="default" w:ascii="Wingdings" w:hAnsi="Wingdings"/>
      </w:rPr>
    </w:lvl>
  </w:abstractNum>
  <w:abstractNum w:abstractNumId="8" w15:restartNumberingAfterBreak="0">
    <w:nsid w:val="0C65B14F"/>
    <w:multiLevelType w:val="hybridMultilevel"/>
    <w:tmpl w:val="09EAA6BA"/>
    <w:lvl w:ilvl="0" w:tplc="BBF2D542">
      <w:start w:val="1"/>
      <w:numFmt w:val="bullet"/>
      <w:lvlText w:val=""/>
      <w:lvlJc w:val="left"/>
      <w:pPr>
        <w:ind w:left="720" w:hanging="360"/>
      </w:pPr>
      <w:rPr>
        <w:rFonts w:hint="default" w:ascii="Symbol" w:hAnsi="Symbol"/>
      </w:rPr>
    </w:lvl>
    <w:lvl w:ilvl="1" w:tplc="CA3AA2B6">
      <w:start w:val="1"/>
      <w:numFmt w:val="bullet"/>
      <w:lvlText w:val="o"/>
      <w:lvlJc w:val="left"/>
      <w:pPr>
        <w:ind w:left="1440" w:hanging="360"/>
      </w:pPr>
      <w:rPr>
        <w:rFonts w:hint="default" w:ascii="Courier New" w:hAnsi="Courier New"/>
      </w:rPr>
    </w:lvl>
    <w:lvl w:ilvl="2" w:tplc="AF98C78C">
      <w:start w:val="1"/>
      <w:numFmt w:val="bullet"/>
      <w:lvlText w:val=""/>
      <w:lvlJc w:val="left"/>
      <w:pPr>
        <w:ind w:left="2160" w:hanging="360"/>
      </w:pPr>
      <w:rPr>
        <w:rFonts w:hint="default" w:ascii="Wingdings" w:hAnsi="Wingdings"/>
      </w:rPr>
    </w:lvl>
    <w:lvl w:ilvl="3" w:tplc="E436A4A6">
      <w:start w:val="1"/>
      <w:numFmt w:val="bullet"/>
      <w:lvlText w:val=""/>
      <w:lvlJc w:val="left"/>
      <w:pPr>
        <w:ind w:left="2880" w:hanging="360"/>
      </w:pPr>
      <w:rPr>
        <w:rFonts w:hint="default" w:ascii="Symbol" w:hAnsi="Symbol"/>
      </w:rPr>
    </w:lvl>
    <w:lvl w:ilvl="4" w:tplc="FFA06BEE">
      <w:start w:val="1"/>
      <w:numFmt w:val="bullet"/>
      <w:lvlText w:val="o"/>
      <w:lvlJc w:val="left"/>
      <w:pPr>
        <w:ind w:left="3600" w:hanging="360"/>
      </w:pPr>
      <w:rPr>
        <w:rFonts w:hint="default" w:ascii="Courier New" w:hAnsi="Courier New"/>
      </w:rPr>
    </w:lvl>
    <w:lvl w:ilvl="5" w:tplc="FAB0CFDA">
      <w:start w:val="1"/>
      <w:numFmt w:val="bullet"/>
      <w:lvlText w:val=""/>
      <w:lvlJc w:val="left"/>
      <w:pPr>
        <w:ind w:left="4320" w:hanging="360"/>
      </w:pPr>
      <w:rPr>
        <w:rFonts w:hint="default" w:ascii="Wingdings" w:hAnsi="Wingdings"/>
      </w:rPr>
    </w:lvl>
    <w:lvl w:ilvl="6" w:tplc="83248FB4">
      <w:start w:val="1"/>
      <w:numFmt w:val="bullet"/>
      <w:lvlText w:val=""/>
      <w:lvlJc w:val="left"/>
      <w:pPr>
        <w:ind w:left="5040" w:hanging="360"/>
      </w:pPr>
      <w:rPr>
        <w:rFonts w:hint="default" w:ascii="Symbol" w:hAnsi="Symbol"/>
      </w:rPr>
    </w:lvl>
    <w:lvl w:ilvl="7" w:tplc="75EAEC42">
      <w:start w:val="1"/>
      <w:numFmt w:val="bullet"/>
      <w:lvlText w:val="o"/>
      <w:lvlJc w:val="left"/>
      <w:pPr>
        <w:ind w:left="5760" w:hanging="360"/>
      </w:pPr>
      <w:rPr>
        <w:rFonts w:hint="default" w:ascii="Courier New" w:hAnsi="Courier New"/>
      </w:rPr>
    </w:lvl>
    <w:lvl w:ilvl="8" w:tplc="3F4EEB38">
      <w:start w:val="1"/>
      <w:numFmt w:val="bullet"/>
      <w:lvlText w:val=""/>
      <w:lvlJc w:val="left"/>
      <w:pPr>
        <w:ind w:left="6480" w:hanging="360"/>
      </w:pPr>
      <w:rPr>
        <w:rFonts w:hint="default" w:ascii="Wingdings" w:hAnsi="Wingdings"/>
      </w:rPr>
    </w:lvl>
  </w:abstractNum>
  <w:abstractNum w:abstractNumId="9" w15:restartNumberingAfterBreak="0">
    <w:nsid w:val="0DFB486F"/>
    <w:multiLevelType w:val="hybridMultilevel"/>
    <w:tmpl w:val="FFFFFFFF"/>
    <w:lvl w:ilvl="0" w:tplc="06983AF2">
      <w:start w:val="1"/>
      <w:numFmt w:val="bullet"/>
      <w:lvlText w:val="o"/>
      <w:lvlJc w:val="left"/>
      <w:pPr>
        <w:ind w:left="1440" w:hanging="360"/>
      </w:pPr>
      <w:rPr>
        <w:rFonts w:hint="default" w:ascii="Courier New" w:hAnsi="Courier New"/>
      </w:rPr>
    </w:lvl>
    <w:lvl w:ilvl="1" w:tplc="CDD4C21C">
      <w:start w:val="1"/>
      <w:numFmt w:val="bullet"/>
      <w:lvlText w:val="o"/>
      <w:lvlJc w:val="left"/>
      <w:pPr>
        <w:ind w:left="2160" w:hanging="360"/>
      </w:pPr>
      <w:rPr>
        <w:rFonts w:hint="default" w:ascii="Courier New" w:hAnsi="Courier New"/>
      </w:rPr>
    </w:lvl>
    <w:lvl w:ilvl="2" w:tplc="3B8CB2A0">
      <w:start w:val="1"/>
      <w:numFmt w:val="bullet"/>
      <w:lvlText w:val=""/>
      <w:lvlJc w:val="left"/>
      <w:pPr>
        <w:ind w:left="2880" w:hanging="360"/>
      </w:pPr>
      <w:rPr>
        <w:rFonts w:hint="default" w:ascii="Wingdings" w:hAnsi="Wingdings"/>
      </w:rPr>
    </w:lvl>
    <w:lvl w:ilvl="3" w:tplc="301CED98">
      <w:start w:val="1"/>
      <w:numFmt w:val="bullet"/>
      <w:lvlText w:val=""/>
      <w:lvlJc w:val="left"/>
      <w:pPr>
        <w:ind w:left="3600" w:hanging="360"/>
      </w:pPr>
      <w:rPr>
        <w:rFonts w:hint="default" w:ascii="Symbol" w:hAnsi="Symbol"/>
      </w:rPr>
    </w:lvl>
    <w:lvl w:ilvl="4" w:tplc="A770EB8A">
      <w:start w:val="1"/>
      <w:numFmt w:val="bullet"/>
      <w:lvlText w:val="o"/>
      <w:lvlJc w:val="left"/>
      <w:pPr>
        <w:ind w:left="4320" w:hanging="360"/>
      </w:pPr>
      <w:rPr>
        <w:rFonts w:hint="default" w:ascii="Courier New" w:hAnsi="Courier New"/>
      </w:rPr>
    </w:lvl>
    <w:lvl w:ilvl="5" w:tplc="9B20A9A4">
      <w:start w:val="1"/>
      <w:numFmt w:val="bullet"/>
      <w:lvlText w:val=""/>
      <w:lvlJc w:val="left"/>
      <w:pPr>
        <w:ind w:left="5040" w:hanging="360"/>
      </w:pPr>
      <w:rPr>
        <w:rFonts w:hint="default" w:ascii="Wingdings" w:hAnsi="Wingdings"/>
      </w:rPr>
    </w:lvl>
    <w:lvl w:ilvl="6" w:tplc="91AAAFF8">
      <w:start w:val="1"/>
      <w:numFmt w:val="bullet"/>
      <w:lvlText w:val=""/>
      <w:lvlJc w:val="left"/>
      <w:pPr>
        <w:ind w:left="5760" w:hanging="360"/>
      </w:pPr>
      <w:rPr>
        <w:rFonts w:hint="default" w:ascii="Symbol" w:hAnsi="Symbol"/>
      </w:rPr>
    </w:lvl>
    <w:lvl w:ilvl="7" w:tplc="53AA3AF0">
      <w:start w:val="1"/>
      <w:numFmt w:val="bullet"/>
      <w:lvlText w:val="o"/>
      <w:lvlJc w:val="left"/>
      <w:pPr>
        <w:ind w:left="6480" w:hanging="360"/>
      </w:pPr>
      <w:rPr>
        <w:rFonts w:hint="default" w:ascii="Courier New" w:hAnsi="Courier New"/>
      </w:rPr>
    </w:lvl>
    <w:lvl w:ilvl="8" w:tplc="5DB2DFD6">
      <w:start w:val="1"/>
      <w:numFmt w:val="bullet"/>
      <w:lvlText w:val=""/>
      <w:lvlJc w:val="left"/>
      <w:pPr>
        <w:ind w:left="7200" w:hanging="360"/>
      </w:pPr>
      <w:rPr>
        <w:rFonts w:hint="default" w:ascii="Wingdings" w:hAnsi="Wingdings"/>
      </w:rPr>
    </w:lvl>
  </w:abstractNum>
  <w:abstractNum w:abstractNumId="10" w15:restartNumberingAfterBreak="0">
    <w:nsid w:val="0F894B83"/>
    <w:multiLevelType w:val="hybridMultilevel"/>
    <w:tmpl w:val="FFFFFFFF"/>
    <w:lvl w:ilvl="0" w:tplc="29E0FC26">
      <w:start w:val="1"/>
      <w:numFmt w:val="bullet"/>
      <w:lvlText w:val="o"/>
      <w:lvlJc w:val="left"/>
      <w:pPr>
        <w:ind w:left="1080" w:hanging="360"/>
      </w:pPr>
      <w:rPr>
        <w:rFonts w:hint="default" w:ascii="Courier New" w:hAnsi="Courier New"/>
      </w:rPr>
    </w:lvl>
    <w:lvl w:ilvl="1" w:tplc="C8D07358">
      <w:start w:val="1"/>
      <w:numFmt w:val="bullet"/>
      <w:lvlText w:val="o"/>
      <w:lvlJc w:val="left"/>
      <w:pPr>
        <w:ind w:left="1800" w:hanging="360"/>
      </w:pPr>
      <w:rPr>
        <w:rFonts w:hint="default" w:ascii="Courier New" w:hAnsi="Courier New"/>
      </w:rPr>
    </w:lvl>
    <w:lvl w:ilvl="2" w:tplc="5C8850B8">
      <w:start w:val="1"/>
      <w:numFmt w:val="bullet"/>
      <w:lvlText w:val=""/>
      <w:lvlJc w:val="left"/>
      <w:pPr>
        <w:ind w:left="2520" w:hanging="360"/>
      </w:pPr>
      <w:rPr>
        <w:rFonts w:hint="default" w:ascii="Wingdings" w:hAnsi="Wingdings"/>
      </w:rPr>
    </w:lvl>
    <w:lvl w:ilvl="3" w:tplc="2BC0C050">
      <w:start w:val="1"/>
      <w:numFmt w:val="bullet"/>
      <w:lvlText w:val=""/>
      <w:lvlJc w:val="left"/>
      <w:pPr>
        <w:ind w:left="3240" w:hanging="360"/>
      </w:pPr>
      <w:rPr>
        <w:rFonts w:hint="default" w:ascii="Symbol" w:hAnsi="Symbol"/>
      </w:rPr>
    </w:lvl>
    <w:lvl w:ilvl="4" w:tplc="587CF7C6">
      <w:start w:val="1"/>
      <w:numFmt w:val="bullet"/>
      <w:lvlText w:val="o"/>
      <w:lvlJc w:val="left"/>
      <w:pPr>
        <w:ind w:left="3960" w:hanging="360"/>
      </w:pPr>
      <w:rPr>
        <w:rFonts w:hint="default" w:ascii="Courier New" w:hAnsi="Courier New"/>
      </w:rPr>
    </w:lvl>
    <w:lvl w:ilvl="5" w:tplc="F300F9B6">
      <w:start w:val="1"/>
      <w:numFmt w:val="bullet"/>
      <w:lvlText w:val=""/>
      <w:lvlJc w:val="left"/>
      <w:pPr>
        <w:ind w:left="4680" w:hanging="360"/>
      </w:pPr>
      <w:rPr>
        <w:rFonts w:hint="default" w:ascii="Wingdings" w:hAnsi="Wingdings"/>
      </w:rPr>
    </w:lvl>
    <w:lvl w:ilvl="6" w:tplc="7DC68A64">
      <w:start w:val="1"/>
      <w:numFmt w:val="bullet"/>
      <w:lvlText w:val=""/>
      <w:lvlJc w:val="left"/>
      <w:pPr>
        <w:ind w:left="5400" w:hanging="360"/>
      </w:pPr>
      <w:rPr>
        <w:rFonts w:hint="default" w:ascii="Symbol" w:hAnsi="Symbol"/>
      </w:rPr>
    </w:lvl>
    <w:lvl w:ilvl="7" w:tplc="B89E316A">
      <w:start w:val="1"/>
      <w:numFmt w:val="bullet"/>
      <w:lvlText w:val="o"/>
      <w:lvlJc w:val="left"/>
      <w:pPr>
        <w:ind w:left="6120" w:hanging="360"/>
      </w:pPr>
      <w:rPr>
        <w:rFonts w:hint="default" w:ascii="Courier New" w:hAnsi="Courier New"/>
      </w:rPr>
    </w:lvl>
    <w:lvl w:ilvl="8" w:tplc="05F00CBC">
      <w:start w:val="1"/>
      <w:numFmt w:val="bullet"/>
      <w:lvlText w:val=""/>
      <w:lvlJc w:val="left"/>
      <w:pPr>
        <w:ind w:left="6840" w:hanging="360"/>
      </w:pPr>
      <w:rPr>
        <w:rFonts w:hint="default" w:ascii="Wingdings" w:hAnsi="Wingdings"/>
      </w:rPr>
    </w:lvl>
  </w:abstractNum>
  <w:abstractNum w:abstractNumId="11" w15:restartNumberingAfterBreak="0">
    <w:nsid w:val="11CC182E"/>
    <w:multiLevelType w:val="hybridMultilevel"/>
    <w:tmpl w:val="156E5AFC"/>
    <w:lvl w:ilvl="0" w:tplc="EE6C4AAE">
      <w:start w:val="1"/>
      <w:numFmt w:val="bullet"/>
      <w:lvlText w:val=""/>
      <w:lvlJc w:val="left"/>
      <w:pPr>
        <w:ind w:left="1080" w:hanging="360"/>
      </w:pPr>
      <w:rPr>
        <w:rFonts w:hint="default" w:ascii="Symbol" w:hAnsi="Symbol"/>
      </w:rPr>
    </w:lvl>
    <w:lvl w:ilvl="1" w:tplc="839EC68C">
      <w:start w:val="1"/>
      <w:numFmt w:val="bullet"/>
      <w:lvlText w:val="o"/>
      <w:lvlJc w:val="left"/>
      <w:pPr>
        <w:ind w:left="1800" w:hanging="360"/>
      </w:pPr>
      <w:rPr>
        <w:rFonts w:hint="default" w:ascii="Courier New" w:hAnsi="Courier New"/>
      </w:rPr>
    </w:lvl>
    <w:lvl w:ilvl="2" w:tplc="A372DC32">
      <w:start w:val="1"/>
      <w:numFmt w:val="bullet"/>
      <w:lvlText w:val=""/>
      <w:lvlJc w:val="left"/>
      <w:pPr>
        <w:ind w:left="2520" w:hanging="360"/>
      </w:pPr>
      <w:rPr>
        <w:rFonts w:hint="default" w:ascii="Wingdings" w:hAnsi="Wingdings"/>
      </w:rPr>
    </w:lvl>
    <w:lvl w:ilvl="3" w:tplc="20244788">
      <w:start w:val="1"/>
      <w:numFmt w:val="bullet"/>
      <w:lvlText w:val=""/>
      <w:lvlJc w:val="left"/>
      <w:pPr>
        <w:ind w:left="3240" w:hanging="360"/>
      </w:pPr>
      <w:rPr>
        <w:rFonts w:hint="default" w:ascii="Symbol" w:hAnsi="Symbol"/>
      </w:rPr>
    </w:lvl>
    <w:lvl w:ilvl="4" w:tplc="88661DC4">
      <w:start w:val="1"/>
      <w:numFmt w:val="bullet"/>
      <w:lvlText w:val="o"/>
      <w:lvlJc w:val="left"/>
      <w:pPr>
        <w:ind w:left="3960" w:hanging="360"/>
      </w:pPr>
      <w:rPr>
        <w:rFonts w:hint="default" w:ascii="Courier New" w:hAnsi="Courier New"/>
      </w:rPr>
    </w:lvl>
    <w:lvl w:ilvl="5" w:tplc="52A0587A">
      <w:start w:val="1"/>
      <w:numFmt w:val="bullet"/>
      <w:lvlText w:val=""/>
      <w:lvlJc w:val="left"/>
      <w:pPr>
        <w:ind w:left="4680" w:hanging="360"/>
      </w:pPr>
      <w:rPr>
        <w:rFonts w:hint="default" w:ascii="Wingdings" w:hAnsi="Wingdings"/>
      </w:rPr>
    </w:lvl>
    <w:lvl w:ilvl="6" w:tplc="A684B56A">
      <w:start w:val="1"/>
      <w:numFmt w:val="bullet"/>
      <w:lvlText w:val=""/>
      <w:lvlJc w:val="left"/>
      <w:pPr>
        <w:ind w:left="5400" w:hanging="360"/>
      </w:pPr>
      <w:rPr>
        <w:rFonts w:hint="default" w:ascii="Symbol" w:hAnsi="Symbol"/>
      </w:rPr>
    </w:lvl>
    <w:lvl w:ilvl="7" w:tplc="1DEE80D0">
      <w:start w:val="1"/>
      <w:numFmt w:val="bullet"/>
      <w:lvlText w:val="o"/>
      <w:lvlJc w:val="left"/>
      <w:pPr>
        <w:ind w:left="6120" w:hanging="360"/>
      </w:pPr>
      <w:rPr>
        <w:rFonts w:hint="default" w:ascii="Courier New" w:hAnsi="Courier New"/>
      </w:rPr>
    </w:lvl>
    <w:lvl w:ilvl="8" w:tplc="259E6960">
      <w:start w:val="1"/>
      <w:numFmt w:val="bullet"/>
      <w:lvlText w:val=""/>
      <w:lvlJc w:val="left"/>
      <w:pPr>
        <w:ind w:left="6840" w:hanging="360"/>
      </w:pPr>
      <w:rPr>
        <w:rFonts w:hint="default" w:ascii="Wingdings" w:hAnsi="Wingdings"/>
      </w:rPr>
    </w:lvl>
  </w:abstractNum>
  <w:abstractNum w:abstractNumId="12" w15:restartNumberingAfterBreak="0">
    <w:nsid w:val="18935C78"/>
    <w:multiLevelType w:val="hybridMultilevel"/>
    <w:tmpl w:val="FFFFFFFF"/>
    <w:lvl w:ilvl="0" w:tplc="492229FC">
      <w:start w:val="1"/>
      <w:numFmt w:val="bullet"/>
      <w:lvlText w:val=""/>
      <w:lvlJc w:val="left"/>
      <w:pPr>
        <w:ind w:left="720" w:hanging="360"/>
      </w:pPr>
      <w:rPr>
        <w:rFonts w:hint="default" w:ascii="Symbol" w:hAnsi="Symbol"/>
      </w:rPr>
    </w:lvl>
    <w:lvl w:ilvl="1" w:tplc="3344244A">
      <w:start w:val="1"/>
      <w:numFmt w:val="bullet"/>
      <w:lvlText w:val="o"/>
      <w:lvlJc w:val="left"/>
      <w:pPr>
        <w:ind w:left="1440" w:hanging="360"/>
      </w:pPr>
      <w:rPr>
        <w:rFonts w:hint="default" w:ascii="Courier New" w:hAnsi="Courier New"/>
      </w:rPr>
    </w:lvl>
    <w:lvl w:ilvl="2" w:tplc="7E48FED2">
      <w:start w:val="1"/>
      <w:numFmt w:val="bullet"/>
      <w:lvlText w:val=""/>
      <w:lvlJc w:val="left"/>
      <w:pPr>
        <w:ind w:left="2160" w:hanging="360"/>
      </w:pPr>
      <w:rPr>
        <w:rFonts w:hint="default" w:ascii="Wingdings" w:hAnsi="Wingdings"/>
      </w:rPr>
    </w:lvl>
    <w:lvl w:ilvl="3" w:tplc="82EC0D28">
      <w:start w:val="1"/>
      <w:numFmt w:val="bullet"/>
      <w:lvlText w:val=""/>
      <w:lvlJc w:val="left"/>
      <w:pPr>
        <w:ind w:left="2880" w:hanging="360"/>
      </w:pPr>
      <w:rPr>
        <w:rFonts w:hint="default" w:ascii="Symbol" w:hAnsi="Symbol"/>
      </w:rPr>
    </w:lvl>
    <w:lvl w:ilvl="4" w:tplc="31260D48">
      <w:start w:val="1"/>
      <w:numFmt w:val="bullet"/>
      <w:lvlText w:val="o"/>
      <w:lvlJc w:val="left"/>
      <w:pPr>
        <w:ind w:left="3600" w:hanging="360"/>
      </w:pPr>
      <w:rPr>
        <w:rFonts w:hint="default" w:ascii="Courier New" w:hAnsi="Courier New"/>
      </w:rPr>
    </w:lvl>
    <w:lvl w:ilvl="5" w:tplc="DBA4C290">
      <w:start w:val="1"/>
      <w:numFmt w:val="bullet"/>
      <w:lvlText w:val=""/>
      <w:lvlJc w:val="left"/>
      <w:pPr>
        <w:ind w:left="4320" w:hanging="360"/>
      </w:pPr>
      <w:rPr>
        <w:rFonts w:hint="default" w:ascii="Wingdings" w:hAnsi="Wingdings"/>
      </w:rPr>
    </w:lvl>
    <w:lvl w:ilvl="6" w:tplc="CAB4D8A8">
      <w:start w:val="1"/>
      <w:numFmt w:val="bullet"/>
      <w:lvlText w:val=""/>
      <w:lvlJc w:val="left"/>
      <w:pPr>
        <w:ind w:left="5040" w:hanging="360"/>
      </w:pPr>
      <w:rPr>
        <w:rFonts w:hint="default" w:ascii="Symbol" w:hAnsi="Symbol"/>
      </w:rPr>
    </w:lvl>
    <w:lvl w:ilvl="7" w:tplc="31B41EF0">
      <w:start w:val="1"/>
      <w:numFmt w:val="bullet"/>
      <w:lvlText w:val="o"/>
      <w:lvlJc w:val="left"/>
      <w:pPr>
        <w:ind w:left="5760" w:hanging="360"/>
      </w:pPr>
      <w:rPr>
        <w:rFonts w:hint="default" w:ascii="Courier New" w:hAnsi="Courier New"/>
      </w:rPr>
    </w:lvl>
    <w:lvl w:ilvl="8" w:tplc="66740C2C">
      <w:start w:val="1"/>
      <w:numFmt w:val="bullet"/>
      <w:lvlText w:val=""/>
      <w:lvlJc w:val="left"/>
      <w:pPr>
        <w:ind w:left="6480" w:hanging="360"/>
      </w:pPr>
      <w:rPr>
        <w:rFonts w:hint="default" w:ascii="Wingdings" w:hAnsi="Wingdings"/>
      </w:rPr>
    </w:lvl>
  </w:abstractNum>
  <w:abstractNum w:abstractNumId="13" w15:restartNumberingAfterBreak="0">
    <w:nsid w:val="1C65B89B"/>
    <w:multiLevelType w:val="hybridMultilevel"/>
    <w:tmpl w:val="890E8426"/>
    <w:lvl w:ilvl="0" w:tplc="15D857C2">
      <w:start w:val="1"/>
      <w:numFmt w:val="bullet"/>
      <w:lvlText w:val=""/>
      <w:lvlJc w:val="left"/>
      <w:pPr>
        <w:ind w:left="1080" w:hanging="360"/>
      </w:pPr>
      <w:rPr>
        <w:rFonts w:hint="default" w:ascii="Symbol" w:hAnsi="Symbol"/>
      </w:rPr>
    </w:lvl>
    <w:lvl w:ilvl="1" w:tplc="FF62E172">
      <w:start w:val="1"/>
      <w:numFmt w:val="bullet"/>
      <w:lvlText w:val="o"/>
      <w:lvlJc w:val="left"/>
      <w:pPr>
        <w:ind w:left="1800" w:hanging="360"/>
      </w:pPr>
      <w:rPr>
        <w:rFonts w:hint="default" w:ascii="Courier New" w:hAnsi="Courier New"/>
      </w:rPr>
    </w:lvl>
    <w:lvl w:ilvl="2" w:tplc="5900DF36">
      <w:start w:val="1"/>
      <w:numFmt w:val="bullet"/>
      <w:lvlText w:val=""/>
      <w:lvlJc w:val="left"/>
      <w:pPr>
        <w:ind w:left="2520" w:hanging="360"/>
      </w:pPr>
      <w:rPr>
        <w:rFonts w:hint="default" w:ascii="Wingdings" w:hAnsi="Wingdings"/>
      </w:rPr>
    </w:lvl>
    <w:lvl w:ilvl="3" w:tplc="C51C66E4">
      <w:start w:val="1"/>
      <w:numFmt w:val="bullet"/>
      <w:lvlText w:val=""/>
      <w:lvlJc w:val="left"/>
      <w:pPr>
        <w:ind w:left="3240" w:hanging="360"/>
      </w:pPr>
      <w:rPr>
        <w:rFonts w:hint="default" w:ascii="Symbol" w:hAnsi="Symbol"/>
      </w:rPr>
    </w:lvl>
    <w:lvl w:ilvl="4" w:tplc="D9E270B8">
      <w:start w:val="1"/>
      <w:numFmt w:val="bullet"/>
      <w:lvlText w:val="o"/>
      <w:lvlJc w:val="left"/>
      <w:pPr>
        <w:ind w:left="3960" w:hanging="360"/>
      </w:pPr>
      <w:rPr>
        <w:rFonts w:hint="default" w:ascii="Courier New" w:hAnsi="Courier New"/>
      </w:rPr>
    </w:lvl>
    <w:lvl w:ilvl="5" w:tplc="DDB4C3CE">
      <w:start w:val="1"/>
      <w:numFmt w:val="bullet"/>
      <w:lvlText w:val=""/>
      <w:lvlJc w:val="left"/>
      <w:pPr>
        <w:ind w:left="4680" w:hanging="360"/>
      </w:pPr>
      <w:rPr>
        <w:rFonts w:hint="default" w:ascii="Wingdings" w:hAnsi="Wingdings"/>
      </w:rPr>
    </w:lvl>
    <w:lvl w:ilvl="6" w:tplc="39307528">
      <w:start w:val="1"/>
      <w:numFmt w:val="bullet"/>
      <w:lvlText w:val=""/>
      <w:lvlJc w:val="left"/>
      <w:pPr>
        <w:ind w:left="5400" w:hanging="360"/>
      </w:pPr>
      <w:rPr>
        <w:rFonts w:hint="default" w:ascii="Symbol" w:hAnsi="Symbol"/>
      </w:rPr>
    </w:lvl>
    <w:lvl w:ilvl="7" w:tplc="00A2A9E4">
      <w:start w:val="1"/>
      <w:numFmt w:val="bullet"/>
      <w:lvlText w:val="o"/>
      <w:lvlJc w:val="left"/>
      <w:pPr>
        <w:ind w:left="6120" w:hanging="360"/>
      </w:pPr>
      <w:rPr>
        <w:rFonts w:hint="default" w:ascii="Courier New" w:hAnsi="Courier New"/>
      </w:rPr>
    </w:lvl>
    <w:lvl w:ilvl="8" w:tplc="0310E7A8">
      <w:start w:val="1"/>
      <w:numFmt w:val="bullet"/>
      <w:lvlText w:val=""/>
      <w:lvlJc w:val="left"/>
      <w:pPr>
        <w:ind w:left="6840" w:hanging="360"/>
      </w:pPr>
      <w:rPr>
        <w:rFonts w:hint="default" w:ascii="Wingdings" w:hAnsi="Wingdings"/>
      </w:rPr>
    </w:lvl>
  </w:abstractNum>
  <w:abstractNum w:abstractNumId="14" w15:restartNumberingAfterBreak="0">
    <w:nsid w:val="1CCECC5E"/>
    <w:multiLevelType w:val="hybridMultilevel"/>
    <w:tmpl w:val="FFFFFFFF"/>
    <w:lvl w:ilvl="0" w:tplc="0AB06164">
      <w:start w:val="1"/>
      <w:numFmt w:val="bullet"/>
      <w:lvlText w:val="o"/>
      <w:lvlJc w:val="left"/>
      <w:pPr>
        <w:ind w:left="1080" w:hanging="360"/>
      </w:pPr>
      <w:rPr>
        <w:rFonts w:hint="default" w:ascii="Courier New" w:hAnsi="Courier New"/>
      </w:rPr>
    </w:lvl>
    <w:lvl w:ilvl="1" w:tplc="A0C8A99E">
      <w:start w:val="1"/>
      <w:numFmt w:val="bullet"/>
      <w:lvlText w:val="o"/>
      <w:lvlJc w:val="left"/>
      <w:pPr>
        <w:ind w:left="1800" w:hanging="360"/>
      </w:pPr>
      <w:rPr>
        <w:rFonts w:hint="default" w:ascii="Courier New" w:hAnsi="Courier New"/>
      </w:rPr>
    </w:lvl>
    <w:lvl w:ilvl="2" w:tplc="91E0AEE8">
      <w:start w:val="1"/>
      <w:numFmt w:val="bullet"/>
      <w:lvlText w:val=""/>
      <w:lvlJc w:val="left"/>
      <w:pPr>
        <w:ind w:left="2520" w:hanging="360"/>
      </w:pPr>
      <w:rPr>
        <w:rFonts w:hint="default" w:ascii="Wingdings" w:hAnsi="Wingdings"/>
      </w:rPr>
    </w:lvl>
    <w:lvl w:ilvl="3" w:tplc="7D20BAB2">
      <w:start w:val="1"/>
      <w:numFmt w:val="bullet"/>
      <w:lvlText w:val=""/>
      <w:lvlJc w:val="left"/>
      <w:pPr>
        <w:ind w:left="3240" w:hanging="360"/>
      </w:pPr>
      <w:rPr>
        <w:rFonts w:hint="default" w:ascii="Symbol" w:hAnsi="Symbol"/>
      </w:rPr>
    </w:lvl>
    <w:lvl w:ilvl="4" w:tplc="DD3CF79C">
      <w:start w:val="1"/>
      <w:numFmt w:val="bullet"/>
      <w:lvlText w:val="o"/>
      <w:lvlJc w:val="left"/>
      <w:pPr>
        <w:ind w:left="3960" w:hanging="360"/>
      </w:pPr>
      <w:rPr>
        <w:rFonts w:hint="default" w:ascii="Courier New" w:hAnsi="Courier New"/>
      </w:rPr>
    </w:lvl>
    <w:lvl w:ilvl="5" w:tplc="CBFABAF6">
      <w:start w:val="1"/>
      <w:numFmt w:val="bullet"/>
      <w:lvlText w:val=""/>
      <w:lvlJc w:val="left"/>
      <w:pPr>
        <w:ind w:left="4680" w:hanging="360"/>
      </w:pPr>
      <w:rPr>
        <w:rFonts w:hint="default" w:ascii="Wingdings" w:hAnsi="Wingdings"/>
      </w:rPr>
    </w:lvl>
    <w:lvl w:ilvl="6" w:tplc="0A745C7E">
      <w:start w:val="1"/>
      <w:numFmt w:val="bullet"/>
      <w:lvlText w:val=""/>
      <w:lvlJc w:val="left"/>
      <w:pPr>
        <w:ind w:left="5400" w:hanging="360"/>
      </w:pPr>
      <w:rPr>
        <w:rFonts w:hint="default" w:ascii="Symbol" w:hAnsi="Symbol"/>
      </w:rPr>
    </w:lvl>
    <w:lvl w:ilvl="7" w:tplc="E3E8DFC6">
      <w:start w:val="1"/>
      <w:numFmt w:val="bullet"/>
      <w:lvlText w:val="o"/>
      <w:lvlJc w:val="left"/>
      <w:pPr>
        <w:ind w:left="6120" w:hanging="360"/>
      </w:pPr>
      <w:rPr>
        <w:rFonts w:hint="default" w:ascii="Courier New" w:hAnsi="Courier New"/>
      </w:rPr>
    </w:lvl>
    <w:lvl w:ilvl="8" w:tplc="5D7A9B06">
      <w:start w:val="1"/>
      <w:numFmt w:val="bullet"/>
      <w:lvlText w:val=""/>
      <w:lvlJc w:val="left"/>
      <w:pPr>
        <w:ind w:left="6840" w:hanging="360"/>
      </w:pPr>
      <w:rPr>
        <w:rFonts w:hint="default" w:ascii="Wingdings" w:hAnsi="Wingdings"/>
      </w:rPr>
    </w:lvl>
  </w:abstractNum>
  <w:abstractNum w:abstractNumId="15" w15:restartNumberingAfterBreak="0">
    <w:nsid w:val="1D1F540E"/>
    <w:multiLevelType w:val="multilevel"/>
    <w:tmpl w:val="A8E007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1FF07D79"/>
    <w:multiLevelType w:val="hybridMultilevel"/>
    <w:tmpl w:val="D5441F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2047014D"/>
    <w:multiLevelType w:val="hybridMultilevel"/>
    <w:tmpl w:val="B0E8444A"/>
    <w:lvl w:ilvl="0" w:tplc="FFFFFFFF">
      <w:start w:val="1"/>
      <w:numFmt w:val="decimal"/>
      <w:lvlText w:val="%1."/>
      <w:lvlJc w:val="left"/>
      <w:pPr>
        <w:ind w:left="720" w:hanging="360"/>
      </w:pPr>
    </w:lvl>
    <w:lvl w:ilvl="1" w:tplc="04090001">
      <w:start w:val="1"/>
      <w:numFmt w:val="bullet"/>
      <w:lvlText w:val=""/>
      <w:lvlJc w:val="left"/>
      <w:pPr>
        <w:ind w:left="1440" w:hanging="360"/>
      </w:pPr>
      <w:rPr>
        <w:rFonts w:hint="default" w:ascii="Symbol" w:hAnsi="Symbol"/>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144F8AD"/>
    <w:multiLevelType w:val="hybridMultilevel"/>
    <w:tmpl w:val="2722C7B2"/>
    <w:lvl w:ilvl="0" w:tplc="9FA4DFC2">
      <w:start w:val="1"/>
      <w:numFmt w:val="bullet"/>
      <w:lvlText w:val=""/>
      <w:lvlJc w:val="left"/>
      <w:pPr>
        <w:ind w:left="720" w:hanging="360"/>
      </w:pPr>
      <w:rPr>
        <w:rFonts w:hint="default" w:ascii="Symbol" w:hAnsi="Symbol"/>
      </w:rPr>
    </w:lvl>
    <w:lvl w:ilvl="1" w:tplc="C9182E5A">
      <w:start w:val="1"/>
      <w:numFmt w:val="bullet"/>
      <w:lvlText w:val="o"/>
      <w:lvlJc w:val="left"/>
      <w:pPr>
        <w:ind w:left="1440" w:hanging="360"/>
      </w:pPr>
      <w:rPr>
        <w:rFonts w:hint="default" w:ascii="Courier New" w:hAnsi="Courier New"/>
      </w:rPr>
    </w:lvl>
    <w:lvl w:ilvl="2" w:tplc="8E108D42">
      <w:start w:val="1"/>
      <w:numFmt w:val="bullet"/>
      <w:lvlText w:val=""/>
      <w:lvlJc w:val="left"/>
      <w:pPr>
        <w:ind w:left="2160" w:hanging="360"/>
      </w:pPr>
      <w:rPr>
        <w:rFonts w:hint="default" w:ascii="Wingdings" w:hAnsi="Wingdings"/>
      </w:rPr>
    </w:lvl>
    <w:lvl w:ilvl="3" w:tplc="C130C1CC">
      <w:start w:val="1"/>
      <w:numFmt w:val="bullet"/>
      <w:lvlText w:val=""/>
      <w:lvlJc w:val="left"/>
      <w:pPr>
        <w:ind w:left="2880" w:hanging="360"/>
      </w:pPr>
      <w:rPr>
        <w:rFonts w:hint="default" w:ascii="Symbol" w:hAnsi="Symbol"/>
      </w:rPr>
    </w:lvl>
    <w:lvl w:ilvl="4" w:tplc="663A3C9E">
      <w:start w:val="1"/>
      <w:numFmt w:val="bullet"/>
      <w:lvlText w:val="o"/>
      <w:lvlJc w:val="left"/>
      <w:pPr>
        <w:ind w:left="3600" w:hanging="360"/>
      </w:pPr>
      <w:rPr>
        <w:rFonts w:hint="default" w:ascii="Courier New" w:hAnsi="Courier New"/>
      </w:rPr>
    </w:lvl>
    <w:lvl w:ilvl="5" w:tplc="C60C5A34">
      <w:start w:val="1"/>
      <w:numFmt w:val="bullet"/>
      <w:lvlText w:val=""/>
      <w:lvlJc w:val="left"/>
      <w:pPr>
        <w:ind w:left="4320" w:hanging="360"/>
      </w:pPr>
      <w:rPr>
        <w:rFonts w:hint="default" w:ascii="Wingdings" w:hAnsi="Wingdings"/>
      </w:rPr>
    </w:lvl>
    <w:lvl w:ilvl="6" w:tplc="0A303418">
      <w:start w:val="1"/>
      <w:numFmt w:val="bullet"/>
      <w:lvlText w:val=""/>
      <w:lvlJc w:val="left"/>
      <w:pPr>
        <w:ind w:left="5040" w:hanging="360"/>
      </w:pPr>
      <w:rPr>
        <w:rFonts w:hint="default" w:ascii="Symbol" w:hAnsi="Symbol"/>
      </w:rPr>
    </w:lvl>
    <w:lvl w:ilvl="7" w:tplc="E84641A4">
      <w:start w:val="1"/>
      <w:numFmt w:val="bullet"/>
      <w:lvlText w:val="o"/>
      <w:lvlJc w:val="left"/>
      <w:pPr>
        <w:ind w:left="5760" w:hanging="360"/>
      </w:pPr>
      <w:rPr>
        <w:rFonts w:hint="default" w:ascii="Courier New" w:hAnsi="Courier New"/>
      </w:rPr>
    </w:lvl>
    <w:lvl w:ilvl="8" w:tplc="856CE390">
      <w:start w:val="1"/>
      <w:numFmt w:val="bullet"/>
      <w:lvlText w:val=""/>
      <w:lvlJc w:val="left"/>
      <w:pPr>
        <w:ind w:left="6480" w:hanging="360"/>
      </w:pPr>
      <w:rPr>
        <w:rFonts w:hint="default" w:ascii="Wingdings" w:hAnsi="Wingdings"/>
      </w:rPr>
    </w:lvl>
  </w:abstractNum>
  <w:abstractNum w:abstractNumId="19" w15:restartNumberingAfterBreak="0">
    <w:nsid w:val="2308E464"/>
    <w:multiLevelType w:val="hybridMultilevel"/>
    <w:tmpl w:val="FFFFFFFF"/>
    <w:lvl w:ilvl="0" w:tplc="653AC992">
      <w:start w:val="1"/>
      <w:numFmt w:val="decimal"/>
      <w:lvlText w:val="%1."/>
      <w:lvlJc w:val="left"/>
      <w:pPr>
        <w:ind w:left="720" w:hanging="360"/>
      </w:pPr>
    </w:lvl>
    <w:lvl w:ilvl="1" w:tplc="58A64A7E">
      <w:start w:val="1"/>
      <w:numFmt w:val="lowerLetter"/>
      <w:lvlText w:val="%2."/>
      <w:lvlJc w:val="left"/>
      <w:pPr>
        <w:ind w:left="1440" w:hanging="360"/>
      </w:pPr>
    </w:lvl>
    <w:lvl w:ilvl="2" w:tplc="4A9CBF18">
      <w:start w:val="1"/>
      <w:numFmt w:val="lowerRoman"/>
      <w:lvlText w:val="%3."/>
      <w:lvlJc w:val="right"/>
      <w:pPr>
        <w:ind w:left="2160" w:hanging="180"/>
      </w:pPr>
    </w:lvl>
    <w:lvl w:ilvl="3" w:tplc="7C425FF4">
      <w:start w:val="1"/>
      <w:numFmt w:val="decimal"/>
      <w:lvlText w:val="%4."/>
      <w:lvlJc w:val="left"/>
      <w:pPr>
        <w:ind w:left="2880" w:hanging="360"/>
      </w:pPr>
    </w:lvl>
    <w:lvl w:ilvl="4" w:tplc="A2284460">
      <w:start w:val="1"/>
      <w:numFmt w:val="lowerLetter"/>
      <w:lvlText w:val="%5."/>
      <w:lvlJc w:val="left"/>
      <w:pPr>
        <w:ind w:left="3600" w:hanging="360"/>
      </w:pPr>
    </w:lvl>
    <w:lvl w:ilvl="5" w:tplc="A84043A6">
      <w:start w:val="1"/>
      <w:numFmt w:val="lowerRoman"/>
      <w:lvlText w:val="%6."/>
      <w:lvlJc w:val="right"/>
      <w:pPr>
        <w:ind w:left="4320" w:hanging="180"/>
      </w:pPr>
    </w:lvl>
    <w:lvl w:ilvl="6" w:tplc="B68A57D4">
      <w:start w:val="1"/>
      <w:numFmt w:val="decimal"/>
      <w:lvlText w:val="%7."/>
      <w:lvlJc w:val="left"/>
      <w:pPr>
        <w:ind w:left="5040" w:hanging="360"/>
      </w:pPr>
    </w:lvl>
    <w:lvl w:ilvl="7" w:tplc="E460D45C">
      <w:start w:val="1"/>
      <w:numFmt w:val="lowerLetter"/>
      <w:lvlText w:val="%8."/>
      <w:lvlJc w:val="left"/>
      <w:pPr>
        <w:ind w:left="5760" w:hanging="360"/>
      </w:pPr>
    </w:lvl>
    <w:lvl w:ilvl="8" w:tplc="59382FD6">
      <w:start w:val="1"/>
      <w:numFmt w:val="lowerRoman"/>
      <w:lvlText w:val="%9."/>
      <w:lvlJc w:val="right"/>
      <w:pPr>
        <w:ind w:left="6480" w:hanging="180"/>
      </w:pPr>
    </w:lvl>
  </w:abstractNum>
  <w:abstractNum w:abstractNumId="20" w15:restartNumberingAfterBreak="0">
    <w:nsid w:val="23A1EC4A"/>
    <w:multiLevelType w:val="hybridMultilevel"/>
    <w:tmpl w:val="FFFFFFFF"/>
    <w:lvl w:ilvl="0" w:tplc="993C078A">
      <w:start w:val="1"/>
      <w:numFmt w:val="bullet"/>
      <w:lvlText w:val=""/>
      <w:lvlJc w:val="left"/>
      <w:pPr>
        <w:ind w:left="1080" w:hanging="360"/>
      </w:pPr>
      <w:rPr>
        <w:rFonts w:hint="default" w:ascii="Symbol" w:hAnsi="Symbol"/>
      </w:rPr>
    </w:lvl>
    <w:lvl w:ilvl="1" w:tplc="88BE47BA">
      <w:start w:val="1"/>
      <w:numFmt w:val="bullet"/>
      <w:lvlText w:val="o"/>
      <w:lvlJc w:val="left"/>
      <w:pPr>
        <w:ind w:left="1800" w:hanging="360"/>
      </w:pPr>
      <w:rPr>
        <w:rFonts w:hint="default" w:ascii="Courier New" w:hAnsi="Courier New"/>
      </w:rPr>
    </w:lvl>
    <w:lvl w:ilvl="2" w:tplc="2550F2EE">
      <w:start w:val="1"/>
      <w:numFmt w:val="bullet"/>
      <w:lvlText w:val=""/>
      <w:lvlJc w:val="left"/>
      <w:pPr>
        <w:ind w:left="2520" w:hanging="360"/>
      </w:pPr>
      <w:rPr>
        <w:rFonts w:hint="default" w:ascii="Wingdings" w:hAnsi="Wingdings"/>
      </w:rPr>
    </w:lvl>
    <w:lvl w:ilvl="3" w:tplc="50822072">
      <w:start w:val="1"/>
      <w:numFmt w:val="bullet"/>
      <w:lvlText w:val=""/>
      <w:lvlJc w:val="left"/>
      <w:pPr>
        <w:ind w:left="3240" w:hanging="360"/>
      </w:pPr>
      <w:rPr>
        <w:rFonts w:hint="default" w:ascii="Symbol" w:hAnsi="Symbol"/>
      </w:rPr>
    </w:lvl>
    <w:lvl w:ilvl="4" w:tplc="14764B64">
      <w:start w:val="1"/>
      <w:numFmt w:val="bullet"/>
      <w:lvlText w:val="o"/>
      <w:lvlJc w:val="left"/>
      <w:pPr>
        <w:ind w:left="3960" w:hanging="360"/>
      </w:pPr>
      <w:rPr>
        <w:rFonts w:hint="default" w:ascii="Courier New" w:hAnsi="Courier New"/>
      </w:rPr>
    </w:lvl>
    <w:lvl w:ilvl="5" w:tplc="D3028488">
      <w:start w:val="1"/>
      <w:numFmt w:val="bullet"/>
      <w:lvlText w:val=""/>
      <w:lvlJc w:val="left"/>
      <w:pPr>
        <w:ind w:left="4680" w:hanging="360"/>
      </w:pPr>
      <w:rPr>
        <w:rFonts w:hint="default" w:ascii="Wingdings" w:hAnsi="Wingdings"/>
      </w:rPr>
    </w:lvl>
    <w:lvl w:ilvl="6" w:tplc="D97037D6">
      <w:start w:val="1"/>
      <w:numFmt w:val="bullet"/>
      <w:lvlText w:val=""/>
      <w:lvlJc w:val="left"/>
      <w:pPr>
        <w:ind w:left="5400" w:hanging="360"/>
      </w:pPr>
      <w:rPr>
        <w:rFonts w:hint="default" w:ascii="Symbol" w:hAnsi="Symbol"/>
      </w:rPr>
    </w:lvl>
    <w:lvl w:ilvl="7" w:tplc="6422DD62">
      <w:start w:val="1"/>
      <w:numFmt w:val="bullet"/>
      <w:lvlText w:val="o"/>
      <w:lvlJc w:val="left"/>
      <w:pPr>
        <w:ind w:left="6120" w:hanging="360"/>
      </w:pPr>
      <w:rPr>
        <w:rFonts w:hint="default" w:ascii="Courier New" w:hAnsi="Courier New"/>
      </w:rPr>
    </w:lvl>
    <w:lvl w:ilvl="8" w:tplc="940C284C">
      <w:start w:val="1"/>
      <w:numFmt w:val="bullet"/>
      <w:lvlText w:val=""/>
      <w:lvlJc w:val="left"/>
      <w:pPr>
        <w:ind w:left="6840" w:hanging="360"/>
      </w:pPr>
      <w:rPr>
        <w:rFonts w:hint="default" w:ascii="Wingdings" w:hAnsi="Wingdings"/>
      </w:rPr>
    </w:lvl>
  </w:abstractNum>
  <w:abstractNum w:abstractNumId="21" w15:restartNumberingAfterBreak="0">
    <w:nsid w:val="25F97133"/>
    <w:multiLevelType w:val="hybridMultilevel"/>
    <w:tmpl w:val="FFFFFFFF"/>
    <w:lvl w:ilvl="0" w:tplc="22825612">
      <w:start w:val="1"/>
      <w:numFmt w:val="bullet"/>
      <w:lvlText w:val="o"/>
      <w:lvlJc w:val="left"/>
      <w:pPr>
        <w:ind w:left="1080" w:hanging="360"/>
      </w:pPr>
      <w:rPr>
        <w:rFonts w:hint="default" w:ascii="Courier New" w:hAnsi="Courier New"/>
      </w:rPr>
    </w:lvl>
    <w:lvl w:ilvl="1" w:tplc="5D528528">
      <w:start w:val="1"/>
      <w:numFmt w:val="bullet"/>
      <w:lvlText w:val="o"/>
      <w:lvlJc w:val="left"/>
      <w:pPr>
        <w:ind w:left="1800" w:hanging="360"/>
      </w:pPr>
      <w:rPr>
        <w:rFonts w:hint="default" w:ascii="Courier New" w:hAnsi="Courier New"/>
      </w:rPr>
    </w:lvl>
    <w:lvl w:ilvl="2" w:tplc="B6CC2D7A">
      <w:start w:val="1"/>
      <w:numFmt w:val="bullet"/>
      <w:lvlText w:val=""/>
      <w:lvlJc w:val="left"/>
      <w:pPr>
        <w:ind w:left="2520" w:hanging="360"/>
      </w:pPr>
      <w:rPr>
        <w:rFonts w:hint="default" w:ascii="Wingdings" w:hAnsi="Wingdings"/>
      </w:rPr>
    </w:lvl>
    <w:lvl w:ilvl="3" w:tplc="0CD4746E">
      <w:start w:val="1"/>
      <w:numFmt w:val="bullet"/>
      <w:lvlText w:val=""/>
      <w:lvlJc w:val="left"/>
      <w:pPr>
        <w:ind w:left="3240" w:hanging="360"/>
      </w:pPr>
      <w:rPr>
        <w:rFonts w:hint="default" w:ascii="Symbol" w:hAnsi="Symbol"/>
      </w:rPr>
    </w:lvl>
    <w:lvl w:ilvl="4" w:tplc="3028E9CC">
      <w:start w:val="1"/>
      <w:numFmt w:val="bullet"/>
      <w:lvlText w:val="o"/>
      <w:lvlJc w:val="left"/>
      <w:pPr>
        <w:ind w:left="3960" w:hanging="360"/>
      </w:pPr>
      <w:rPr>
        <w:rFonts w:hint="default" w:ascii="Courier New" w:hAnsi="Courier New"/>
      </w:rPr>
    </w:lvl>
    <w:lvl w:ilvl="5" w:tplc="F3C2F71A">
      <w:start w:val="1"/>
      <w:numFmt w:val="bullet"/>
      <w:lvlText w:val=""/>
      <w:lvlJc w:val="left"/>
      <w:pPr>
        <w:ind w:left="4680" w:hanging="360"/>
      </w:pPr>
      <w:rPr>
        <w:rFonts w:hint="default" w:ascii="Wingdings" w:hAnsi="Wingdings"/>
      </w:rPr>
    </w:lvl>
    <w:lvl w:ilvl="6" w:tplc="61FC8826">
      <w:start w:val="1"/>
      <w:numFmt w:val="bullet"/>
      <w:lvlText w:val=""/>
      <w:lvlJc w:val="left"/>
      <w:pPr>
        <w:ind w:left="5400" w:hanging="360"/>
      </w:pPr>
      <w:rPr>
        <w:rFonts w:hint="default" w:ascii="Symbol" w:hAnsi="Symbol"/>
      </w:rPr>
    </w:lvl>
    <w:lvl w:ilvl="7" w:tplc="C0505322">
      <w:start w:val="1"/>
      <w:numFmt w:val="bullet"/>
      <w:lvlText w:val="o"/>
      <w:lvlJc w:val="left"/>
      <w:pPr>
        <w:ind w:left="6120" w:hanging="360"/>
      </w:pPr>
      <w:rPr>
        <w:rFonts w:hint="default" w:ascii="Courier New" w:hAnsi="Courier New"/>
      </w:rPr>
    </w:lvl>
    <w:lvl w:ilvl="8" w:tplc="D2267708">
      <w:start w:val="1"/>
      <w:numFmt w:val="bullet"/>
      <w:lvlText w:val=""/>
      <w:lvlJc w:val="left"/>
      <w:pPr>
        <w:ind w:left="6840" w:hanging="360"/>
      </w:pPr>
      <w:rPr>
        <w:rFonts w:hint="default" w:ascii="Wingdings" w:hAnsi="Wingdings"/>
      </w:rPr>
    </w:lvl>
  </w:abstractNum>
  <w:abstractNum w:abstractNumId="22" w15:restartNumberingAfterBreak="0">
    <w:nsid w:val="274DA196"/>
    <w:multiLevelType w:val="hybridMultilevel"/>
    <w:tmpl w:val="AB7C2FCC"/>
    <w:lvl w:ilvl="0" w:tplc="15CA3342">
      <w:start w:val="1"/>
      <w:numFmt w:val="decimal"/>
      <w:lvlText w:val="%1."/>
      <w:lvlJc w:val="left"/>
      <w:pPr>
        <w:ind w:left="720" w:hanging="360"/>
      </w:pPr>
    </w:lvl>
    <w:lvl w:ilvl="1" w:tplc="C490746A">
      <w:start w:val="1"/>
      <w:numFmt w:val="lowerLetter"/>
      <w:lvlText w:val="%2."/>
      <w:lvlJc w:val="left"/>
      <w:pPr>
        <w:ind w:left="1440" w:hanging="360"/>
      </w:pPr>
    </w:lvl>
    <w:lvl w:ilvl="2" w:tplc="91F60DEA">
      <w:start w:val="1"/>
      <w:numFmt w:val="lowerRoman"/>
      <w:lvlText w:val="%3."/>
      <w:lvlJc w:val="right"/>
      <w:pPr>
        <w:ind w:left="2160" w:hanging="180"/>
      </w:pPr>
    </w:lvl>
    <w:lvl w:ilvl="3" w:tplc="3966835C">
      <w:start w:val="3"/>
      <w:numFmt w:val="decimal"/>
      <w:lvlText w:val="%4."/>
      <w:lvlJc w:val="left"/>
      <w:pPr>
        <w:ind w:left="1180" w:hanging="360"/>
      </w:pPr>
    </w:lvl>
    <w:lvl w:ilvl="4" w:tplc="F5101752">
      <w:start w:val="1"/>
      <w:numFmt w:val="lowerLetter"/>
      <w:lvlText w:val="%5."/>
      <w:lvlJc w:val="left"/>
      <w:pPr>
        <w:ind w:left="3600" w:hanging="360"/>
      </w:pPr>
    </w:lvl>
    <w:lvl w:ilvl="5" w:tplc="FE8C09FA">
      <w:start w:val="1"/>
      <w:numFmt w:val="lowerRoman"/>
      <w:lvlText w:val="%6."/>
      <w:lvlJc w:val="right"/>
      <w:pPr>
        <w:ind w:left="4320" w:hanging="180"/>
      </w:pPr>
    </w:lvl>
    <w:lvl w:ilvl="6" w:tplc="0DC6B480">
      <w:start w:val="1"/>
      <w:numFmt w:val="decimal"/>
      <w:lvlText w:val="%7."/>
      <w:lvlJc w:val="left"/>
      <w:pPr>
        <w:ind w:left="5040" w:hanging="360"/>
      </w:pPr>
    </w:lvl>
    <w:lvl w:ilvl="7" w:tplc="0B1480E6">
      <w:start w:val="1"/>
      <w:numFmt w:val="lowerLetter"/>
      <w:lvlText w:val="%8."/>
      <w:lvlJc w:val="left"/>
      <w:pPr>
        <w:ind w:left="5760" w:hanging="360"/>
      </w:pPr>
    </w:lvl>
    <w:lvl w:ilvl="8" w:tplc="85A6C042">
      <w:start w:val="1"/>
      <w:numFmt w:val="lowerRoman"/>
      <w:lvlText w:val="%9."/>
      <w:lvlJc w:val="right"/>
      <w:pPr>
        <w:ind w:left="6480" w:hanging="180"/>
      </w:pPr>
    </w:lvl>
  </w:abstractNum>
  <w:abstractNum w:abstractNumId="23" w15:restartNumberingAfterBreak="0">
    <w:nsid w:val="2ABBEE3D"/>
    <w:multiLevelType w:val="hybridMultilevel"/>
    <w:tmpl w:val="FFFFFFFF"/>
    <w:lvl w:ilvl="0" w:tplc="4840339C">
      <w:start w:val="1"/>
      <w:numFmt w:val="bullet"/>
      <w:lvlText w:val="o"/>
      <w:lvlJc w:val="left"/>
      <w:pPr>
        <w:ind w:left="1080" w:hanging="360"/>
      </w:pPr>
      <w:rPr>
        <w:rFonts w:hint="default" w:ascii="Courier New" w:hAnsi="Courier New"/>
      </w:rPr>
    </w:lvl>
    <w:lvl w:ilvl="1" w:tplc="439E81D4">
      <w:start w:val="1"/>
      <w:numFmt w:val="bullet"/>
      <w:lvlText w:val="o"/>
      <w:lvlJc w:val="left"/>
      <w:pPr>
        <w:ind w:left="1800" w:hanging="360"/>
      </w:pPr>
      <w:rPr>
        <w:rFonts w:hint="default" w:ascii="Courier New" w:hAnsi="Courier New"/>
      </w:rPr>
    </w:lvl>
    <w:lvl w:ilvl="2" w:tplc="27AA1CEC">
      <w:start w:val="1"/>
      <w:numFmt w:val="bullet"/>
      <w:lvlText w:val=""/>
      <w:lvlJc w:val="left"/>
      <w:pPr>
        <w:ind w:left="2520" w:hanging="360"/>
      </w:pPr>
      <w:rPr>
        <w:rFonts w:hint="default" w:ascii="Wingdings" w:hAnsi="Wingdings"/>
      </w:rPr>
    </w:lvl>
    <w:lvl w:ilvl="3" w:tplc="E9702CC4">
      <w:start w:val="1"/>
      <w:numFmt w:val="bullet"/>
      <w:lvlText w:val=""/>
      <w:lvlJc w:val="left"/>
      <w:pPr>
        <w:ind w:left="3240" w:hanging="360"/>
      </w:pPr>
      <w:rPr>
        <w:rFonts w:hint="default" w:ascii="Symbol" w:hAnsi="Symbol"/>
      </w:rPr>
    </w:lvl>
    <w:lvl w:ilvl="4" w:tplc="D300341A">
      <w:start w:val="1"/>
      <w:numFmt w:val="bullet"/>
      <w:lvlText w:val="o"/>
      <w:lvlJc w:val="left"/>
      <w:pPr>
        <w:ind w:left="3960" w:hanging="360"/>
      </w:pPr>
      <w:rPr>
        <w:rFonts w:hint="default" w:ascii="Courier New" w:hAnsi="Courier New"/>
      </w:rPr>
    </w:lvl>
    <w:lvl w:ilvl="5" w:tplc="39F0F4BA">
      <w:start w:val="1"/>
      <w:numFmt w:val="bullet"/>
      <w:lvlText w:val=""/>
      <w:lvlJc w:val="left"/>
      <w:pPr>
        <w:ind w:left="4680" w:hanging="360"/>
      </w:pPr>
      <w:rPr>
        <w:rFonts w:hint="default" w:ascii="Wingdings" w:hAnsi="Wingdings"/>
      </w:rPr>
    </w:lvl>
    <w:lvl w:ilvl="6" w:tplc="484A9604">
      <w:start w:val="1"/>
      <w:numFmt w:val="bullet"/>
      <w:lvlText w:val=""/>
      <w:lvlJc w:val="left"/>
      <w:pPr>
        <w:ind w:left="5400" w:hanging="360"/>
      </w:pPr>
      <w:rPr>
        <w:rFonts w:hint="default" w:ascii="Symbol" w:hAnsi="Symbol"/>
      </w:rPr>
    </w:lvl>
    <w:lvl w:ilvl="7" w:tplc="B33EC64E">
      <w:start w:val="1"/>
      <w:numFmt w:val="bullet"/>
      <w:lvlText w:val="o"/>
      <w:lvlJc w:val="left"/>
      <w:pPr>
        <w:ind w:left="6120" w:hanging="360"/>
      </w:pPr>
      <w:rPr>
        <w:rFonts w:hint="default" w:ascii="Courier New" w:hAnsi="Courier New"/>
      </w:rPr>
    </w:lvl>
    <w:lvl w:ilvl="8" w:tplc="3614FA2C">
      <w:start w:val="1"/>
      <w:numFmt w:val="bullet"/>
      <w:lvlText w:val=""/>
      <w:lvlJc w:val="left"/>
      <w:pPr>
        <w:ind w:left="6840" w:hanging="360"/>
      </w:pPr>
      <w:rPr>
        <w:rFonts w:hint="default" w:ascii="Wingdings" w:hAnsi="Wingdings"/>
      </w:rPr>
    </w:lvl>
  </w:abstractNum>
  <w:abstractNum w:abstractNumId="24" w15:restartNumberingAfterBreak="0">
    <w:nsid w:val="2BC14382"/>
    <w:multiLevelType w:val="hybridMultilevel"/>
    <w:tmpl w:val="60D09B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D33C73"/>
    <w:multiLevelType w:val="hybridMultilevel"/>
    <w:tmpl w:val="0D3E8648"/>
    <w:lvl w:ilvl="0" w:tplc="1B8E64B4">
      <w:start w:val="1"/>
      <w:numFmt w:val="bullet"/>
      <w:lvlText w:val=""/>
      <w:lvlJc w:val="left"/>
      <w:pPr>
        <w:ind w:left="1540" w:hanging="360"/>
      </w:pPr>
      <w:rPr>
        <w:rFonts w:hint="default" w:ascii="Symbol" w:hAnsi="Symbol"/>
      </w:rPr>
    </w:lvl>
    <w:lvl w:ilvl="1" w:tplc="DB90BCE8">
      <w:start w:val="1"/>
      <w:numFmt w:val="bullet"/>
      <w:lvlText w:val="o"/>
      <w:lvlJc w:val="left"/>
      <w:pPr>
        <w:ind w:left="2260" w:hanging="360"/>
      </w:pPr>
      <w:rPr>
        <w:rFonts w:hint="default" w:ascii="Courier New" w:hAnsi="Courier New"/>
      </w:rPr>
    </w:lvl>
    <w:lvl w:ilvl="2" w:tplc="CB0E6A84">
      <w:start w:val="1"/>
      <w:numFmt w:val="bullet"/>
      <w:lvlText w:val=""/>
      <w:lvlJc w:val="left"/>
      <w:pPr>
        <w:ind w:left="2980" w:hanging="360"/>
      </w:pPr>
      <w:rPr>
        <w:rFonts w:hint="default" w:ascii="Wingdings" w:hAnsi="Wingdings"/>
      </w:rPr>
    </w:lvl>
    <w:lvl w:ilvl="3" w:tplc="B47A4200">
      <w:start w:val="1"/>
      <w:numFmt w:val="bullet"/>
      <w:lvlText w:val=""/>
      <w:lvlJc w:val="left"/>
      <w:pPr>
        <w:ind w:left="3700" w:hanging="360"/>
      </w:pPr>
      <w:rPr>
        <w:rFonts w:hint="default" w:ascii="Symbol" w:hAnsi="Symbol"/>
      </w:rPr>
    </w:lvl>
    <w:lvl w:ilvl="4" w:tplc="6C42940C">
      <w:start w:val="1"/>
      <w:numFmt w:val="bullet"/>
      <w:lvlText w:val="o"/>
      <w:lvlJc w:val="left"/>
      <w:pPr>
        <w:ind w:left="4420" w:hanging="360"/>
      </w:pPr>
      <w:rPr>
        <w:rFonts w:hint="default" w:ascii="Courier New" w:hAnsi="Courier New"/>
      </w:rPr>
    </w:lvl>
    <w:lvl w:ilvl="5" w:tplc="3DBEFB62">
      <w:start w:val="1"/>
      <w:numFmt w:val="bullet"/>
      <w:lvlText w:val=""/>
      <w:lvlJc w:val="left"/>
      <w:pPr>
        <w:ind w:left="5140" w:hanging="360"/>
      </w:pPr>
      <w:rPr>
        <w:rFonts w:hint="default" w:ascii="Wingdings" w:hAnsi="Wingdings"/>
      </w:rPr>
    </w:lvl>
    <w:lvl w:ilvl="6" w:tplc="8D6286BE">
      <w:start w:val="1"/>
      <w:numFmt w:val="bullet"/>
      <w:lvlText w:val=""/>
      <w:lvlJc w:val="left"/>
      <w:pPr>
        <w:ind w:left="5860" w:hanging="360"/>
      </w:pPr>
      <w:rPr>
        <w:rFonts w:hint="default" w:ascii="Symbol" w:hAnsi="Symbol"/>
      </w:rPr>
    </w:lvl>
    <w:lvl w:ilvl="7" w:tplc="9C4441D0">
      <w:start w:val="1"/>
      <w:numFmt w:val="bullet"/>
      <w:lvlText w:val="o"/>
      <w:lvlJc w:val="left"/>
      <w:pPr>
        <w:ind w:left="6580" w:hanging="360"/>
      </w:pPr>
      <w:rPr>
        <w:rFonts w:hint="default" w:ascii="Courier New" w:hAnsi="Courier New"/>
      </w:rPr>
    </w:lvl>
    <w:lvl w:ilvl="8" w:tplc="59AA2B5E">
      <w:start w:val="1"/>
      <w:numFmt w:val="bullet"/>
      <w:lvlText w:val=""/>
      <w:lvlJc w:val="left"/>
      <w:pPr>
        <w:ind w:left="7300" w:hanging="360"/>
      </w:pPr>
      <w:rPr>
        <w:rFonts w:hint="default" w:ascii="Wingdings" w:hAnsi="Wingdings"/>
      </w:rPr>
    </w:lvl>
  </w:abstractNum>
  <w:abstractNum w:abstractNumId="26" w15:restartNumberingAfterBreak="0">
    <w:nsid w:val="320DE887"/>
    <w:multiLevelType w:val="hybridMultilevel"/>
    <w:tmpl w:val="FFFFFFFF"/>
    <w:lvl w:ilvl="0" w:tplc="C41CD9B2">
      <w:start w:val="1"/>
      <w:numFmt w:val="decimal"/>
      <w:lvlText w:val="%1."/>
      <w:lvlJc w:val="left"/>
      <w:pPr>
        <w:ind w:left="720" w:hanging="360"/>
      </w:pPr>
    </w:lvl>
    <w:lvl w:ilvl="1" w:tplc="33A0FE4A">
      <w:start w:val="1"/>
      <w:numFmt w:val="lowerLetter"/>
      <w:lvlText w:val="%2."/>
      <w:lvlJc w:val="left"/>
      <w:pPr>
        <w:ind w:left="1440" w:hanging="360"/>
      </w:pPr>
    </w:lvl>
    <w:lvl w:ilvl="2" w:tplc="E632BC0C">
      <w:start w:val="1"/>
      <w:numFmt w:val="lowerRoman"/>
      <w:lvlText w:val="%3."/>
      <w:lvlJc w:val="right"/>
      <w:pPr>
        <w:ind w:left="2160" w:hanging="180"/>
      </w:pPr>
    </w:lvl>
    <w:lvl w:ilvl="3" w:tplc="BB9AA012">
      <w:start w:val="1"/>
      <w:numFmt w:val="decimal"/>
      <w:lvlText w:val="%4."/>
      <w:lvlJc w:val="left"/>
      <w:pPr>
        <w:ind w:left="2880" w:hanging="360"/>
      </w:pPr>
    </w:lvl>
    <w:lvl w:ilvl="4" w:tplc="39CA77FA">
      <w:start w:val="1"/>
      <w:numFmt w:val="lowerLetter"/>
      <w:lvlText w:val="%5."/>
      <w:lvlJc w:val="left"/>
      <w:pPr>
        <w:ind w:left="3600" w:hanging="360"/>
      </w:pPr>
    </w:lvl>
    <w:lvl w:ilvl="5" w:tplc="3604C59C">
      <w:start w:val="1"/>
      <w:numFmt w:val="lowerRoman"/>
      <w:lvlText w:val="%6."/>
      <w:lvlJc w:val="right"/>
      <w:pPr>
        <w:ind w:left="4320" w:hanging="180"/>
      </w:pPr>
    </w:lvl>
    <w:lvl w:ilvl="6" w:tplc="A1326FA6">
      <w:start w:val="1"/>
      <w:numFmt w:val="decimal"/>
      <w:lvlText w:val="%7."/>
      <w:lvlJc w:val="left"/>
      <w:pPr>
        <w:ind w:left="5040" w:hanging="360"/>
      </w:pPr>
    </w:lvl>
    <w:lvl w:ilvl="7" w:tplc="92DA36B2">
      <w:start w:val="1"/>
      <w:numFmt w:val="lowerLetter"/>
      <w:lvlText w:val="%8."/>
      <w:lvlJc w:val="left"/>
      <w:pPr>
        <w:ind w:left="5760" w:hanging="360"/>
      </w:pPr>
    </w:lvl>
    <w:lvl w:ilvl="8" w:tplc="CE5C41CE">
      <w:start w:val="1"/>
      <w:numFmt w:val="lowerRoman"/>
      <w:lvlText w:val="%9."/>
      <w:lvlJc w:val="right"/>
      <w:pPr>
        <w:ind w:left="6480" w:hanging="180"/>
      </w:pPr>
    </w:lvl>
  </w:abstractNum>
  <w:abstractNum w:abstractNumId="27" w15:restartNumberingAfterBreak="0">
    <w:nsid w:val="36AE78A3"/>
    <w:multiLevelType w:val="hybridMultilevel"/>
    <w:tmpl w:val="6F4639D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8" w15:restartNumberingAfterBreak="0">
    <w:nsid w:val="3734BF69"/>
    <w:multiLevelType w:val="hybridMultilevel"/>
    <w:tmpl w:val="FFFFFFFF"/>
    <w:lvl w:ilvl="0" w:tplc="10ECA02C">
      <w:start w:val="1"/>
      <w:numFmt w:val="bullet"/>
      <w:lvlText w:val="-"/>
      <w:lvlJc w:val="left"/>
      <w:pPr>
        <w:ind w:left="720" w:hanging="360"/>
      </w:pPr>
      <w:rPr>
        <w:rFonts w:hint="default" w:ascii="Aptos" w:hAnsi="Aptos"/>
      </w:rPr>
    </w:lvl>
    <w:lvl w:ilvl="1" w:tplc="505A25CC">
      <w:start w:val="1"/>
      <w:numFmt w:val="bullet"/>
      <w:lvlText w:val="o"/>
      <w:lvlJc w:val="left"/>
      <w:pPr>
        <w:ind w:left="1440" w:hanging="360"/>
      </w:pPr>
      <w:rPr>
        <w:rFonts w:hint="default" w:ascii="Courier New" w:hAnsi="Courier New"/>
      </w:rPr>
    </w:lvl>
    <w:lvl w:ilvl="2" w:tplc="47EA5C7A">
      <w:start w:val="1"/>
      <w:numFmt w:val="bullet"/>
      <w:lvlText w:val=""/>
      <w:lvlJc w:val="left"/>
      <w:pPr>
        <w:ind w:left="2160" w:hanging="360"/>
      </w:pPr>
      <w:rPr>
        <w:rFonts w:hint="default" w:ascii="Wingdings" w:hAnsi="Wingdings"/>
      </w:rPr>
    </w:lvl>
    <w:lvl w:ilvl="3" w:tplc="235276D4">
      <w:start w:val="1"/>
      <w:numFmt w:val="bullet"/>
      <w:lvlText w:val=""/>
      <w:lvlJc w:val="left"/>
      <w:pPr>
        <w:ind w:left="2880" w:hanging="360"/>
      </w:pPr>
      <w:rPr>
        <w:rFonts w:hint="default" w:ascii="Symbol" w:hAnsi="Symbol"/>
      </w:rPr>
    </w:lvl>
    <w:lvl w:ilvl="4" w:tplc="091CF906">
      <w:start w:val="1"/>
      <w:numFmt w:val="bullet"/>
      <w:lvlText w:val="o"/>
      <w:lvlJc w:val="left"/>
      <w:pPr>
        <w:ind w:left="3600" w:hanging="360"/>
      </w:pPr>
      <w:rPr>
        <w:rFonts w:hint="default" w:ascii="Courier New" w:hAnsi="Courier New"/>
      </w:rPr>
    </w:lvl>
    <w:lvl w:ilvl="5" w:tplc="171E17CA">
      <w:start w:val="1"/>
      <w:numFmt w:val="bullet"/>
      <w:lvlText w:val=""/>
      <w:lvlJc w:val="left"/>
      <w:pPr>
        <w:ind w:left="4320" w:hanging="360"/>
      </w:pPr>
      <w:rPr>
        <w:rFonts w:hint="default" w:ascii="Wingdings" w:hAnsi="Wingdings"/>
      </w:rPr>
    </w:lvl>
    <w:lvl w:ilvl="6" w:tplc="12D86680">
      <w:start w:val="1"/>
      <w:numFmt w:val="bullet"/>
      <w:lvlText w:val=""/>
      <w:lvlJc w:val="left"/>
      <w:pPr>
        <w:ind w:left="5040" w:hanging="360"/>
      </w:pPr>
      <w:rPr>
        <w:rFonts w:hint="default" w:ascii="Symbol" w:hAnsi="Symbol"/>
      </w:rPr>
    </w:lvl>
    <w:lvl w:ilvl="7" w:tplc="C57016D8">
      <w:start w:val="1"/>
      <w:numFmt w:val="bullet"/>
      <w:lvlText w:val="o"/>
      <w:lvlJc w:val="left"/>
      <w:pPr>
        <w:ind w:left="5760" w:hanging="360"/>
      </w:pPr>
      <w:rPr>
        <w:rFonts w:hint="default" w:ascii="Courier New" w:hAnsi="Courier New"/>
      </w:rPr>
    </w:lvl>
    <w:lvl w:ilvl="8" w:tplc="C9E852C4">
      <w:start w:val="1"/>
      <w:numFmt w:val="bullet"/>
      <w:lvlText w:val=""/>
      <w:lvlJc w:val="left"/>
      <w:pPr>
        <w:ind w:left="6480" w:hanging="360"/>
      </w:pPr>
      <w:rPr>
        <w:rFonts w:hint="default" w:ascii="Wingdings" w:hAnsi="Wingdings"/>
      </w:rPr>
    </w:lvl>
  </w:abstractNum>
  <w:abstractNum w:abstractNumId="29" w15:restartNumberingAfterBreak="0">
    <w:nsid w:val="39DBF714"/>
    <w:multiLevelType w:val="hybridMultilevel"/>
    <w:tmpl w:val="1A0E00BA"/>
    <w:lvl w:ilvl="0" w:tplc="624A29AE">
      <w:start w:val="1"/>
      <w:numFmt w:val="bullet"/>
      <w:lvlText w:val=""/>
      <w:lvlJc w:val="left"/>
      <w:pPr>
        <w:ind w:left="720" w:hanging="360"/>
      </w:pPr>
      <w:rPr>
        <w:rFonts w:hint="default" w:ascii="Symbol" w:hAnsi="Symbol"/>
      </w:rPr>
    </w:lvl>
    <w:lvl w:ilvl="1" w:tplc="4D1C8048">
      <w:start w:val="1"/>
      <w:numFmt w:val="bullet"/>
      <w:lvlText w:val="o"/>
      <w:lvlJc w:val="left"/>
      <w:pPr>
        <w:ind w:left="1440" w:hanging="360"/>
      </w:pPr>
      <w:rPr>
        <w:rFonts w:hint="default" w:ascii="Courier New" w:hAnsi="Courier New"/>
      </w:rPr>
    </w:lvl>
    <w:lvl w:ilvl="2" w:tplc="C694C932">
      <w:start w:val="1"/>
      <w:numFmt w:val="bullet"/>
      <w:lvlText w:val=""/>
      <w:lvlJc w:val="left"/>
      <w:pPr>
        <w:ind w:left="2160" w:hanging="360"/>
      </w:pPr>
      <w:rPr>
        <w:rFonts w:hint="default" w:ascii="Wingdings" w:hAnsi="Wingdings"/>
      </w:rPr>
    </w:lvl>
    <w:lvl w:ilvl="3" w:tplc="FBFA2960">
      <w:start w:val="1"/>
      <w:numFmt w:val="bullet"/>
      <w:lvlText w:val=""/>
      <w:lvlJc w:val="left"/>
      <w:pPr>
        <w:ind w:left="2880" w:hanging="360"/>
      </w:pPr>
      <w:rPr>
        <w:rFonts w:hint="default" w:ascii="Symbol" w:hAnsi="Symbol"/>
      </w:rPr>
    </w:lvl>
    <w:lvl w:ilvl="4" w:tplc="C880531C">
      <w:start w:val="1"/>
      <w:numFmt w:val="bullet"/>
      <w:lvlText w:val="o"/>
      <w:lvlJc w:val="left"/>
      <w:pPr>
        <w:ind w:left="3600" w:hanging="360"/>
      </w:pPr>
      <w:rPr>
        <w:rFonts w:hint="default" w:ascii="Courier New" w:hAnsi="Courier New"/>
      </w:rPr>
    </w:lvl>
    <w:lvl w:ilvl="5" w:tplc="C960DD1C">
      <w:start w:val="1"/>
      <w:numFmt w:val="bullet"/>
      <w:lvlText w:val=""/>
      <w:lvlJc w:val="left"/>
      <w:pPr>
        <w:ind w:left="4320" w:hanging="360"/>
      </w:pPr>
      <w:rPr>
        <w:rFonts w:hint="default" w:ascii="Wingdings" w:hAnsi="Wingdings"/>
      </w:rPr>
    </w:lvl>
    <w:lvl w:ilvl="6" w:tplc="34E0BF5C">
      <w:start w:val="1"/>
      <w:numFmt w:val="bullet"/>
      <w:lvlText w:val=""/>
      <w:lvlJc w:val="left"/>
      <w:pPr>
        <w:ind w:left="5040" w:hanging="360"/>
      </w:pPr>
      <w:rPr>
        <w:rFonts w:hint="default" w:ascii="Symbol" w:hAnsi="Symbol"/>
      </w:rPr>
    </w:lvl>
    <w:lvl w:ilvl="7" w:tplc="C44EA114">
      <w:start w:val="1"/>
      <w:numFmt w:val="bullet"/>
      <w:lvlText w:val="o"/>
      <w:lvlJc w:val="left"/>
      <w:pPr>
        <w:ind w:left="5760" w:hanging="360"/>
      </w:pPr>
      <w:rPr>
        <w:rFonts w:hint="default" w:ascii="Courier New" w:hAnsi="Courier New"/>
      </w:rPr>
    </w:lvl>
    <w:lvl w:ilvl="8" w:tplc="E45AF4E2">
      <w:start w:val="1"/>
      <w:numFmt w:val="bullet"/>
      <w:lvlText w:val=""/>
      <w:lvlJc w:val="left"/>
      <w:pPr>
        <w:ind w:left="6480" w:hanging="360"/>
      </w:pPr>
      <w:rPr>
        <w:rFonts w:hint="default" w:ascii="Wingdings" w:hAnsi="Wingdings"/>
      </w:rPr>
    </w:lvl>
  </w:abstractNum>
  <w:abstractNum w:abstractNumId="30" w15:restartNumberingAfterBreak="0">
    <w:nsid w:val="3B9898BF"/>
    <w:multiLevelType w:val="hybridMultilevel"/>
    <w:tmpl w:val="96ACE146"/>
    <w:lvl w:ilvl="0" w:tplc="F104A880">
      <w:start w:val="1"/>
      <w:numFmt w:val="bullet"/>
      <w:lvlText w:val=""/>
      <w:lvlJc w:val="left"/>
      <w:pPr>
        <w:ind w:left="720" w:hanging="360"/>
      </w:pPr>
      <w:rPr>
        <w:rFonts w:hint="default" w:ascii="Symbol" w:hAnsi="Symbol"/>
      </w:rPr>
    </w:lvl>
    <w:lvl w:ilvl="1" w:tplc="E44E08AE">
      <w:start w:val="1"/>
      <w:numFmt w:val="bullet"/>
      <w:lvlText w:val="o"/>
      <w:lvlJc w:val="left"/>
      <w:pPr>
        <w:ind w:left="1440" w:hanging="360"/>
      </w:pPr>
      <w:rPr>
        <w:rFonts w:hint="default" w:ascii="Courier New" w:hAnsi="Courier New"/>
      </w:rPr>
    </w:lvl>
    <w:lvl w:ilvl="2" w:tplc="3D0202B0">
      <w:start w:val="1"/>
      <w:numFmt w:val="bullet"/>
      <w:lvlText w:val=""/>
      <w:lvlJc w:val="left"/>
      <w:pPr>
        <w:ind w:left="2160" w:hanging="360"/>
      </w:pPr>
      <w:rPr>
        <w:rFonts w:hint="default" w:ascii="Wingdings" w:hAnsi="Wingdings"/>
      </w:rPr>
    </w:lvl>
    <w:lvl w:ilvl="3" w:tplc="6A6C0FE0">
      <w:start w:val="1"/>
      <w:numFmt w:val="bullet"/>
      <w:lvlText w:val=""/>
      <w:lvlJc w:val="left"/>
      <w:pPr>
        <w:ind w:left="2880" w:hanging="360"/>
      </w:pPr>
      <w:rPr>
        <w:rFonts w:hint="default" w:ascii="Symbol" w:hAnsi="Symbol"/>
      </w:rPr>
    </w:lvl>
    <w:lvl w:ilvl="4" w:tplc="4EC8C8BE">
      <w:start w:val="1"/>
      <w:numFmt w:val="bullet"/>
      <w:lvlText w:val="o"/>
      <w:lvlJc w:val="left"/>
      <w:pPr>
        <w:ind w:left="3600" w:hanging="360"/>
      </w:pPr>
      <w:rPr>
        <w:rFonts w:hint="default" w:ascii="Courier New" w:hAnsi="Courier New"/>
      </w:rPr>
    </w:lvl>
    <w:lvl w:ilvl="5" w:tplc="CCD0CD92">
      <w:start w:val="1"/>
      <w:numFmt w:val="bullet"/>
      <w:lvlText w:val=""/>
      <w:lvlJc w:val="left"/>
      <w:pPr>
        <w:ind w:left="4320" w:hanging="360"/>
      </w:pPr>
      <w:rPr>
        <w:rFonts w:hint="default" w:ascii="Wingdings" w:hAnsi="Wingdings"/>
      </w:rPr>
    </w:lvl>
    <w:lvl w:ilvl="6" w:tplc="DBA87CE8">
      <w:start w:val="1"/>
      <w:numFmt w:val="bullet"/>
      <w:lvlText w:val=""/>
      <w:lvlJc w:val="left"/>
      <w:pPr>
        <w:ind w:left="5040" w:hanging="360"/>
      </w:pPr>
      <w:rPr>
        <w:rFonts w:hint="default" w:ascii="Symbol" w:hAnsi="Symbol"/>
      </w:rPr>
    </w:lvl>
    <w:lvl w:ilvl="7" w:tplc="2E4C9B54">
      <w:start w:val="1"/>
      <w:numFmt w:val="bullet"/>
      <w:lvlText w:val="o"/>
      <w:lvlJc w:val="left"/>
      <w:pPr>
        <w:ind w:left="5760" w:hanging="360"/>
      </w:pPr>
      <w:rPr>
        <w:rFonts w:hint="default" w:ascii="Courier New" w:hAnsi="Courier New"/>
      </w:rPr>
    </w:lvl>
    <w:lvl w:ilvl="8" w:tplc="591E528C">
      <w:start w:val="1"/>
      <w:numFmt w:val="bullet"/>
      <w:lvlText w:val=""/>
      <w:lvlJc w:val="left"/>
      <w:pPr>
        <w:ind w:left="6480" w:hanging="360"/>
      </w:pPr>
      <w:rPr>
        <w:rFonts w:hint="default" w:ascii="Wingdings" w:hAnsi="Wingdings"/>
      </w:rPr>
    </w:lvl>
  </w:abstractNum>
  <w:abstractNum w:abstractNumId="31" w15:restartNumberingAfterBreak="0">
    <w:nsid w:val="3D4D6DE4"/>
    <w:multiLevelType w:val="hybridMultilevel"/>
    <w:tmpl w:val="3E6E7EE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3D5C0373"/>
    <w:multiLevelType w:val="hybridMultilevel"/>
    <w:tmpl w:val="FFFFFFFF"/>
    <w:lvl w:ilvl="0" w:tplc="FEF6B8BA">
      <w:start w:val="1"/>
      <w:numFmt w:val="bullet"/>
      <w:lvlText w:val=""/>
      <w:lvlJc w:val="left"/>
      <w:pPr>
        <w:ind w:left="1080" w:hanging="360"/>
      </w:pPr>
      <w:rPr>
        <w:rFonts w:hint="default" w:ascii="Symbol" w:hAnsi="Symbol"/>
      </w:rPr>
    </w:lvl>
    <w:lvl w:ilvl="1" w:tplc="28B89218">
      <w:start w:val="1"/>
      <w:numFmt w:val="bullet"/>
      <w:lvlText w:val="o"/>
      <w:lvlJc w:val="left"/>
      <w:pPr>
        <w:ind w:left="1800" w:hanging="360"/>
      </w:pPr>
      <w:rPr>
        <w:rFonts w:hint="default" w:ascii="Courier New" w:hAnsi="Courier New"/>
      </w:rPr>
    </w:lvl>
    <w:lvl w:ilvl="2" w:tplc="04E8A1DE">
      <w:start w:val="1"/>
      <w:numFmt w:val="bullet"/>
      <w:lvlText w:val=""/>
      <w:lvlJc w:val="left"/>
      <w:pPr>
        <w:ind w:left="2520" w:hanging="360"/>
      </w:pPr>
      <w:rPr>
        <w:rFonts w:hint="default" w:ascii="Wingdings" w:hAnsi="Wingdings"/>
      </w:rPr>
    </w:lvl>
    <w:lvl w:ilvl="3" w:tplc="3DCC1F78">
      <w:start w:val="1"/>
      <w:numFmt w:val="bullet"/>
      <w:lvlText w:val=""/>
      <w:lvlJc w:val="left"/>
      <w:pPr>
        <w:ind w:left="3240" w:hanging="360"/>
      </w:pPr>
      <w:rPr>
        <w:rFonts w:hint="default" w:ascii="Symbol" w:hAnsi="Symbol"/>
      </w:rPr>
    </w:lvl>
    <w:lvl w:ilvl="4" w:tplc="927867CA">
      <w:start w:val="1"/>
      <w:numFmt w:val="bullet"/>
      <w:lvlText w:val="o"/>
      <w:lvlJc w:val="left"/>
      <w:pPr>
        <w:ind w:left="3960" w:hanging="360"/>
      </w:pPr>
      <w:rPr>
        <w:rFonts w:hint="default" w:ascii="Courier New" w:hAnsi="Courier New"/>
      </w:rPr>
    </w:lvl>
    <w:lvl w:ilvl="5" w:tplc="1E50598E">
      <w:start w:val="1"/>
      <w:numFmt w:val="bullet"/>
      <w:lvlText w:val=""/>
      <w:lvlJc w:val="left"/>
      <w:pPr>
        <w:ind w:left="4680" w:hanging="360"/>
      </w:pPr>
      <w:rPr>
        <w:rFonts w:hint="default" w:ascii="Wingdings" w:hAnsi="Wingdings"/>
      </w:rPr>
    </w:lvl>
    <w:lvl w:ilvl="6" w:tplc="121E54AC">
      <w:start w:val="1"/>
      <w:numFmt w:val="bullet"/>
      <w:lvlText w:val=""/>
      <w:lvlJc w:val="left"/>
      <w:pPr>
        <w:ind w:left="5400" w:hanging="360"/>
      </w:pPr>
      <w:rPr>
        <w:rFonts w:hint="default" w:ascii="Symbol" w:hAnsi="Symbol"/>
      </w:rPr>
    </w:lvl>
    <w:lvl w:ilvl="7" w:tplc="D85E2264">
      <w:start w:val="1"/>
      <w:numFmt w:val="bullet"/>
      <w:lvlText w:val="o"/>
      <w:lvlJc w:val="left"/>
      <w:pPr>
        <w:ind w:left="6120" w:hanging="360"/>
      </w:pPr>
      <w:rPr>
        <w:rFonts w:hint="default" w:ascii="Courier New" w:hAnsi="Courier New"/>
      </w:rPr>
    </w:lvl>
    <w:lvl w:ilvl="8" w:tplc="A642B7BE">
      <w:start w:val="1"/>
      <w:numFmt w:val="bullet"/>
      <w:lvlText w:val=""/>
      <w:lvlJc w:val="left"/>
      <w:pPr>
        <w:ind w:left="6840" w:hanging="360"/>
      </w:pPr>
      <w:rPr>
        <w:rFonts w:hint="default" w:ascii="Wingdings" w:hAnsi="Wingdings"/>
      </w:rPr>
    </w:lvl>
  </w:abstractNum>
  <w:abstractNum w:abstractNumId="33" w15:restartNumberingAfterBreak="0">
    <w:nsid w:val="3D6C565F"/>
    <w:multiLevelType w:val="hybridMultilevel"/>
    <w:tmpl w:val="FFFFFFFF"/>
    <w:lvl w:ilvl="0" w:tplc="3C2E40A4">
      <w:start w:val="1"/>
      <w:numFmt w:val="bullet"/>
      <w:lvlText w:val=""/>
      <w:lvlJc w:val="left"/>
      <w:pPr>
        <w:ind w:left="720" w:hanging="360"/>
      </w:pPr>
      <w:rPr>
        <w:rFonts w:hint="default" w:ascii="Symbol" w:hAnsi="Symbol"/>
      </w:rPr>
    </w:lvl>
    <w:lvl w:ilvl="1" w:tplc="4B160F86">
      <w:start w:val="1"/>
      <w:numFmt w:val="bullet"/>
      <w:lvlText w:val="o"/>
      <w:lvlJc w:val="left"/>
      <w:pPr>
        <w:ind w:left="1440" w:hanging="360"/>
      </w:pPr>
      <w:rPr>
        <w:rFonts w:hint="default" w:ascii="Courier New" w:hAnsi="Courier New"/>
      </w:rPr>
    </w:lvl>
    <w:lvl w:ilvl="2" w:tplc="D6003B24">
      <w:start w:val="1"/>
      <w:numFmt w:val="bullet"/>
      <w:lvlText w:val=""/>
      <w:lvlJc w:val="left"/>
      <w:pPr>
        <w:ind w:left="2160" w:hanging="360"/>
      </w:pPr>
      <w:rPr>
        <w:rFonts w:hint="default" w:ascii="Wingdings" w:hAnsi="Wingdings"/>
      </w:rPr>
    </w:lvl>
    <w:lvl w:ilvl="3" w:tplc="3E4A1370">
      <w:start w:val="1"/>
      <w:numFmt w:val="bullet"/>
      <w:lvlText w:val=""/>
      <w:lvlJc w:val="left"/>
      <w:pPr>
        <w:ind w:left="2880" w:hanging="360"/>
      </w:pPr>
      <w:rPr>
        <w:rFonts w:hint="default" w:ascii="Symbol" w:hAnsi="Symbol"/>
      </w:rPr>
    </w:lvl>
    <w:lvl w:ilvl="4" w:tplc="212E399A">
      <w:start w:val="1"/>
      <w:numFmt w:val="bullet"/>
      <w:lvlText w:val="o"/>
      <w:lvlJc w:val="left"/>
      <w:pPr>
        <w:ind w:left="3600" w:hanging="360"/>
      </w:pPr>
      <w:rPr>
        <w:rFonts w:hint="default" w:ascii="Courier New" w:hAnsi="Courier New"/>
      </w:rPr>
    </w:lvl>
    <w:lvl w:ilvl="5" w:tplc="2C06688C">
      <w:start w:val="1"/>
      <w:numFmt w:val="bullet"/>
      <w:lvlText w:val=""/>
      <w:lvlJc w:val="left"/>
      <w:pPr>
        <w:ind w:left="4320" w:hanging="360"/>
      </w:pPr>
      <w:rPr>
        <w:rFonts w:hint="default" w:ascii="Wingdings" w:hAnsi="Wingdings"/>
      </w:rPr>
    </w:lvl>
    <w:lvl w:ilvl="6" w:tplc="32AA051E">
      <w:start w:val="1"/>
      <w:numFmt w:val="bullet"/>
      <w:lvlText w:val=""/>
      <w:lvlJc w:val="left"/>
      <w:pPr>
        <w:ind w:left="5040" w:hanging="360"/>
      </w:pPr>
      <w:rPr>
        <w:rFonts w:hint="default" w:ascii="Symbol" w:hAnsi="Symbol"/>
      </w:rPr>
    </w:lvl>
    <w:lvl w:ilvl="7" w:tplc="BACCCA86">
      <w:start w:val="1"/>
      <w:numFmt w:val="bullet"/>
      <w:lvlText w:val="o"/>
      <w:lvlJc w:val="left"/>
      <w:pPr>
        <w:ind w:left="5760" w:hanging="360"/>
      </w:pPr>
      <w:rPr>
        <w:rFonts w:hint="default" w:ascii="Courier New" w:hAnsi="Courier New"/>
      </w:rPr>
    </w:lvl>
    <w:lvl w:ilvl="8" w:tplc="EAEA9774">
      <w:start w:val="1"/>
      <w:numFmt w:val="bullet"/>
      <w:lvlText w:val=""/>
      <w:lvlJc w:val="left"/>
      <w:pPr>
        <w:ind w:left="6480" w:hanging="360"/>
      </w:pPr>
      <w:rPr>
        <w:rFonts w:hint="default" w:ascii="Wingdings" w:hAnsi="Wingdings"/>
      </w:rPr>
    </w:lvl>
  </w:abstractNum>
  <w:abstractNum w:abstractNumId="34" w15:restartNumberingAfterBreak="0">
    <w:nsid w:val="3D890030"/>
    <w:multiLevelType w:val="hybridMultilevel"/>
    <w:tmpl w:val="C0AE6B3C"/>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5" w15:restartNumberingAfterBreak="0">
    <w:nsid w:val="3D9655D2"/>
    <w:multiLevelType w:val="hybridMultilevel"/>
    <w:tmpl w:val="0010CDBA"/>
    <w:lvl w:ilvl="0" w:tplc="09AEDCE8">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4432F2"/>
    <w:multiLevelType w:val="hybridMultilevel"/>
    <w:tmpl w:val="4658E9DE"/>
    <w:lvl w:ilvl="0" w:tplc="78C20D5A">
      <w:start w:val="1"/>
      <w:numFmt w:val="decimal"/>
      <w:lvlText w:val="%1."/>
      <w:lvlJc w:val="left"/>
      <w:pPr>
        <w:ind w:left="720" w:hanging="360"/>
      </w:pPr>
    </w:lvl>
    <w:lvl w:ilvl="1" w:tplc="8F96FA2A">
      <w:start w:val="1"/>
      <w:numFmt w:val="lowerLetter"/>
      <w:lvlText w:val="%2."/>
      <w:lvlJc w:val="left"/>
      <w:pPr>
        <w:ind w:left="1440" w:hanging="360"/>
      </w:pPr>
    </w:lvl>
    <w:lvl w:ilvl="2" w:tplc="C6E002F8">
      <w:start w:val="1"/>
      <w:numFmt w:val="lowerRoman"/>
      <w:lvlText w:val="%3."/>
      <w:lvlJc w:val="right"/>
      <w:pPr>
        <w:ind w:left="2160" w:hanging="180"/>
      </w:pPr>
    </w:lvl>
    <w:lvl w:ilvl="3" w:tplc="4E32474A">
      <w:start w:val="6"/>
      <w:numFmt w:val="decimal"/>
      <w:lvlText w:val="%4."/>
      <w:lvlJc w:val="left"/>
      <w:pPr>
        <w:ind w:left="1180" w:hanging="360"/>
      </w:pPr>
    </w:lvl>
    <w:lvl w:ilvl="4" w:tplc="6F744696">
      <w:start w:val="1"/>
      <w:numFmt w:val="lowerLetter"/>
      <w:lvlText w:val="%5."/>
      <w:lvlJc w:val="left"/>
      <w:pPr>
        <w:ind w:left="3600" w:hanging="360"/>
      </w:pPr>
    </w:lvl>
    <w:lvl w:ilvl="5" w:tplc="451A50C0">
      <w:start w:val="1"/>
      <w:numFmt w:val="lowerRoman"/>
      <w:lvlText w:val="%6."/>
      <w:lvlJc w:val="right"/>
      <w:pPr>
        <w:ind w:left="4320" w:hanging="180"/>
      </w:pPr>
    </w:lvl>
    <w:lvl w:ilvl="6" w:tplc="6B2ABCE8">
      <w:start w:val="1"/>
      <w:numFmt w:val="decimal"/>
      <w:lvlText w:val="%7."/>
      <w:lvlJc w:val="left"/>
      <w:pPr>
        <w:ind w:left="5040" w:hanging="360"/>
      </w:pPr>
    </w:lvl>
    <w:lvl w:ilvl="7" w:tplc="941803E8">
      <w:start w:val="1"/>
      <w:numFmt w:val="lowerLetter"/>
      <w:lvlText w:val="%8."/>
      <w:lvlJc w:val="left"/>
      <w:pPr>
        <w:ind w:left="5760" w:hanging="360"/>
      </w:pPr>
    </w:lvl>
    <w:lvl w:ilvl="8" w:tplc="5BAE8AE2">
      <w:start w:val="1"/>
      <w:numFmt w:val="lowerRoman"/>
      <w:lvlText w:val="%9."/>
      <w:lvlJc w:val="right"/>
      <w:pPr>
        <w:ind w:left="6480" w:hanging="180"/>
      </w:pPr>
    </w:lvl>
  </w:abstractNum>
  <w:abstractNum w:abstractNumId="37" w15:restartNumberingAfterBreak="0">
    <w:nsid w:val="3E7E1EFF"/>
    <w:multiLevelType w:val="hybridMultilevel"/>
    <w:tmpl w:val="83A610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F94D497"/>
    <w:multiLevelType w:val="hybridMultilevel"/>
    <w:tmpl w:val="235CF4C2"/>
    <w:lvl w:ilvl="0" w:tplc="4AD430A8">
      <w:start w:val="1"/>
      <w:numFmt w:val="bullet"/>
      <w:lvlText w:val=""/>
      <w:lvlJc w:val="left"/>
      <w:pPr>
        <w:ind w:left="720" w:hanging="360"/>
      </w:pPr>
      <w:rPr>
        <w:rFonts w:hint="default" w:ascii="Symbol" w:hAnsi="Symbol"/>
      </w:rPr>
    </w:lvl>
    <w:lvl w:ilvl="1" w:tplc="EC2AAF08">
      <w:start w:val="1"/>
      <w:numFmt w:val="bullet"/>
      <w:lvlText w:val="o"/>
      <w:lvlJc w:val="left"/>
      <w:pPr>
        <w:ind w:left="1440" w:hanging="360"/>
      </w:pPr>
      <w:rPr>
        <w:rFonts w:hint="default" w:ascii="Courier New" w:hAnsi="Courier New"/>
      </w:rPr>
    </w:lvl>
    <w:lvl w:ilvl="2" w:tplc="4FC234E8">
      <w:start w:val="1"/>
      <w:numFmt w:val="bullet"/>
      <w:lvlText w:val=""/>
      <w:lvlJc w:val="left"/>
      <w:pPr>
        <w:ind w:left="2160" w:hanging="360"/>
      </w:pPr>
      <w:rPr>
        <w:rFonts w:hint="default" w:ascii="Wingdings" w:hAnsi="Wingdings"/>
      </w:rPr>
    </w:lvl>
    <w:lvl w:ilvl="3" w:tplc="FD52FD92">
      <w:start w:val="1"/>
      <w:numFmt w:val="decimal"/>
      <w:lvlText w:val="%4."/>
      <w:lvlJc w:val="left"/>
      <w:pPr>
        <w:ind w:left="1180" w:hanging="360"/>
      </w:pPr>
    </w:lvl>
    <w:lvl w:ilvl="4" w:tplc="8C46E938">
      <w:start w:val="1"/>
      <w:numFmt w:val="bullet"/>
      <w:lvlText w:val="o"/>
      <w:lvlJc w:val="left"/>
      <w:pPr>
        <w:ind w:left="3600" w:hanging="360"/>
      </w:pPr>
      <w:rPr>
        <w:rFonts w:hint="default" w:ascii="Courier New" w:hAnsi="Courier New"/>
      </w:rPr>
    </w:lvl>
    <w:lvl w:ilvl="5" w:tplc="AC3042B2">
      <w:start w:val="1"/>
      <w:numFmt w:val="bullet"/>
      <w:lvlText w:val=""/>
      <w:lvlJc w:val="left"/>
      <w:pPr>
        <w:ind w:left="4320" w:hanging="360"/>
      </w:pPr>
      <w:rPr>
        <w:rFonts w:hint="default" w:ascii="Wingdings" w:hAnsi="Wingdings"/>
      </w:rPr>
    </w:lvl>
    <w:lvl w:ilvl="6" w:tplc="00C009B0">
      <w:start w:val="1"/>
      <w:numFmt w:val="bullet"/>
      <w:lvlText w:val=""/>
      <w:lvlJc w:val="left"/>
      <w:pPr>
        <w:ind w:left="5040" w:hanging="360"/>
      </w:pPr>
      <w:rPr>
        <w:rFonts w:hint="default" w:ascii="Symbol" w:hAnsi="Symbol"/>
      </w:rPr>
    </w:lvl>
    <w:lvl w:ilvl="7" w:tplc="272658F2">
      <w:start w:val="1"/>
      <w:numFmt w:val="bullet"/>
      <w:lvlText w:val="o"/>
      <w:lvlJc w:val="left"/>
      <w:pPr>
        <w:ind w:left="5760" w:hanging="360"/>
      </w:pPr>
      <w:rPr>
        <w:rFonts w:hint="default" w:ascii="Courier New" w:hAnsi="Courier New"/>
      </w:rPr>
    </w:lvl>
    <w:lvl w:ilvl="8" w:tplc="B112B0F0">
      <w:start w:val="1"/>
      <w:numFmt w:val="bullet"/>
      <w:lvlText w:val=""/>
      <w:lvlJc w:val="left"/>
      <w:pPr>
        <w:ind w:left="6480" w:hanging="360"/>
      </w:pPr>
      <w:rPr>
        <w:rFonts w:hint="default" w:ascii="Wingdings" w:hAnsi="Wingdings"/>
      </w:rPr>
    </w:lvl>
  </w:abstractNum>
  <w:abstractNum w:abstractNumId="39" w15:restartNumberingAfterBreak="0">
    <w:nsid w:val="43B2590C"/>
    <w:multiLevelType w:val="hybridMultilevel"/>
    <w:tmpl w:val="13002C5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990137E">
      <w:start w:val="1"/>
      <w:numFmt w:val="lowerRoman"/>
      <w:lvlText w:val="%3."/>
      <w:lvlJc w:val="right"/>
      <w:pPr>
        <w:ind w:left="2160" w:hanging="180"/>
      </w:pPr>
      <w:rPr>
        <w:b w:val="0"/>
        <w:bCs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3FC370F"/>
    <w:multiLevelType w:val="multilevel"/>
    <w:tmpl w:val="D76855A4"/>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1091" w:hanging="631"/>
      </w:pPr>
      <w:rPr>
        <w:rFonts w:hint="default" w:ascii="Times New Roman" w:hAnsi="Times New Roman"/>
      </w:rPr>
    </w:lvl>
    <w:lvl w:ilvl="3">
      <w:start w:val="1"/>
      <w:numFmt w:val="decimal"/>
      <w:lvlText w:val="%4."/>
      <w:lvlJc w:val="left"/>
      <w:pPr>
        <w:ind w:left="11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6FB4595"/>
    <w:multiLevelType w:val="hybridMultilevel"/>
    <w:tmpl w:val="3C7E4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9314446"/>
    <w:multiLevelType w:val="hybridMultilevel"/>
    <w:tmpl w:val="87C06E6E"/>
    <w:lvl w:ilvl="0" w:tplc="D48C8A96">
      <w:start w:val="1"/>
      <w:numFmt w:val="bullet"/>
      <w:lvlText w:val=""/>
      <w:lvlJc w:val="left"/>
      <w:pPr>
        <w:ind w:left="720" w:hanging="360"/>
      </w:pPr>
      <w:rPr>
        <w:rFonts w:hint="default" w:ascii="Symbol" w:hAnsi="Symbol"/>
      </w:rPr>
    </w:lvl>
    <w:lvl w:ilvl="1" w:tplc="320C7D8A">
      <w:start w:val="1"/>
      <w:numFmt w:val="bullet"/>
      <w:lvlText w:val="o"/>
      <w:lvlJc w:val="left"/>
      <w:pPr>
        <w:ind w:left="1440" w:hanging="360"/>
      </w:pPr>
      <w:rPr>
        <w:rFonts w:hint="default" w:ascii="Courier New" w:hAnsi="Courier New"/>
      </w:rPr>
    </w:lvl>
    <w:lvl w:ilvl="2" w:tplc="832CC684">
      <w:start w:val="1"/>
      <w:numFmt w:val="bullet"/>
      <w:lvlText w:val=""/>
      <w:lvlJc w:val="left"/>
      <w:pPr>
        <w:ind w:left="2160" w:hanging="360"/>
      </w:pPr>
      <w:rPr>
        <w:rFonts w:hint="default" w:ascii="Wingdings" w:hAnsi="Wingdings"/>
      </w:rPr>
    </w:lvl>
    <w:lvl w:ilvl="3" w:tplc="3AA42520">
      <w:start w:val="1"/>
      <w:numFmt w:val="bullet"/>
      <w:lvlText w:val=""/>
      <w:lvlJc w:val="left"/>
      <w:pPr>
        <w:ind w:left="2880" w:hanging="360"/>
      </w:pPr>
      <w:rPr>
        <w:rFonts w:hint="default" w:ascii="Symbol" w:hAnsi="Symbol"/>
      </w:rPr>
    </w:lvl>
    <w:lvl w:ilvl="4" w:tplc="B0006B56">
      <w:start w:val="1"/>
      <w:numFmt w:val="bullet"/>
      <w:lvlText w:val="o"/>
      <w:lvlJc w:val="left"/>
      <w:pPr>
        <w:ind w:left="3600" w:hanging="360"/>
      </w:pPr>
      <w:rPr>
        <w:rFonts w:hint="default" w:ascii="Courier New" w:hAnsi="Courier New"/>
      </w:rPr>
    </w:lvl>
    <w:lvl w:ilvl="5" w:tplc="1ACC65BA">
      <w:start w:val="1"/>
      <w:numFmt w:val="bullet"/>
      <w:lvlText w:val=""/>
      <w:lvlJc w:val="left"/>
      <w:pPr>
        <w:ind w:left="4320" w:hanging="360"/>
      </w:pPr>
      <w:rPr>
        <w:rFonts w:hint="default" w:ascii="Wingdings" w:hAnsi="Wingdings"/>
      </w:rPr>
    </w:lvl>
    <w:lvl w:ilvl="6" w:tplc="1C9000E8">
      <w:start w:val="1"/>
      <w:numFmt w:val="bullet"/>
      <w:lvlText w:val=""/>
      <w:lvlJc w:val="left"/>
      <w:pPr>
        <w:ind w:left="5040" w:hanging="360"/>
      </w:pPr>
      <w:rPr>
        <w:rFonts w:hint="default" w:ascii="Symbol" w:hAnsi="Symbol"/>
      </w:rPr>
    </w:lvl>
    <w:lvl w:ilvl="7" w:tplc="2CF63304">
      <w:start w:val="1"/>
      <w:numFmt w:val="bullet"/>
      <w:lvlText w:val="o"/>
      <w:lvlJc w:val="left"/>
      <w:pPr>
        <w:ind w:left="5760" w:hanging="360"/>
      </w:pPr>
      <w:rPr>
        <w:rFonts w:hint="default" w:ascii="Courier New" w:hAnsi="Courier New"/>
      </w:rPr>
    </w:lvl>
    <w:lvl w:ilvl="8" w:tplc="70FCD2A6">
      <w:start w:val="1"/>
      <w:numFmt w:val="bullet"/>
      <w:lvlText w:val=""/>
      <w:lvlJc w:val="left"/>
      <w:pPr>
        <w:ind w:left="6480" w:hanging="360"/>
      </w:pPr>
      <w:rPr>
        <w:rFonts w:hint="default" w:ascii="Wingdings" w:hAnsi="Wingdings"/>
      </w:rPr>
    </w:lvl>
  </w:abstractNum>
  <w:abstractNum w:abstractNumId="43" w15:restartNumberingAfterBreak="0">
    <w:nsid w:val="4A1786D4"/>
    <w:multiLevelType w:val="hybridMultilevel"/>
    <w:tmpl w:val="FFFFFFFF"/>
    <w:lvl w:ilvl="0" w:tplc="0966E212">
      <w:start w:val="1"/>
      <w:numFmt w:val="bullet"/>
      <w:lvlText w:val="o"/>
      <w:lvlJc w:val="left"/>
      <w:pPr>
        <w:ind w:left="1080" w:hanging="360"/>
      </w:pPr>
      <w:rPr>
        <w:rFonts w:hint="default" w:ascii="Courier New" w:hAnsi="Courier New"/>
      </w:rPr>
    </w:lvl>
    <w:lvl w:ilvl="1" w:tplc="6EE6DA9C">
      <w:start w:val="1"/>
      <w:numFmt w:val="bullet"/>
      <w:lvlText w:val="o"/>
      <w:lvlJc w:val="left"/>
      <w:pPr>
        <w:ind w:left="1800" w:hanging="360"/>
      </w:pPr>
      <w:rPr>
        <w:rFonts w:hint="default" w:ascii="Courier New" w:hAnsi="Courier New"/>
      </w:rPr>
    </w:lvl>
    <w:lvl w:ilvl="2" w:tplc="4FC6DBFA">
      <w:start w:val="1"/>
      <w:numFmt w:val="bullet"/>
      <w:lvlText w:val=""/>
      <w:lvlJc w:val="left"/>
      <w:pPr>
        <w:ind w:left="2520" w:hanging="360"/>
      </w:pPr>
      <w:rPr>
        <w:rFonts w:hint="default" w:ascii="Wingdings" w:hAnsi="Wingdings"/>
      </w:rPr>
    </w:lvl>
    <w:lvl w:ilvl="3" w:tplc="AA9A612A">
      <w:start w:val="1"/>
      <w:numFmt w:val="bullet"/>
      <w:lvlText w:val=""/>
      <w:lvlJc w:val="left"/>
      <w:pPr>
        <w:ind w:left="3240" w:hanging="360"/>
      </w:pPr>
      <w:rPr>
        <w:rFonts w:hint="default" w:ascii="Symbol" w:hAnsi="Symbol"/>
      </w:rPr>
    </w:lvl>
    <w:lvl w:ilvl="4" w:tplc="033458D4">
      <w:start w:val="1"/>
      <w:numFmt w:val="bullet"/>
      <w:lvlText w:val="o"/>
      <w:lvlJc w:val="left"/>
      <w:pPr>
        <w:ind w:left="3960" w:hanging="360"/>
      </w:pPr>
      <w:rPr>
        <w:rFonts w:hint="default" w:ascii="Courier New" w:hAnsi="Courier New"/>
      </w:rPr>
    </w:lvl>
    <w:lvl w:ilvl="5" w:tplc="3126D610">
      <w:start w:val="1"/>
      <w:numFmt w:val="bullet"/>
      <w:lvlText w:val=""/>
      <w:lvlJc w:val="left"/>
      <w:pPr>
        <w:ind w:left="4680" w:hanging="360"/>
      </w:pPr>
      <w:rPr>
        <w:rFonts w:hint="default" w:ascii="Wingdings" w:hAnsi="Wingdings"/>
      </w:rPr>
    </w:lvl>
    <w:lvl w:ilvl="6" w:tplc="C416227A">
      <w:start w:val="1"/>
      <w:numFmt w:val="bullet"/>
      <w:lvlText w:val=""/>
      <w:lvlJc w:val="left"/>
      <w:pPr>
        <w:ind w:left="5400" w:hanging="360"/>
      </w:pPr>
      <w:rPr>
        <w:rFonts w:hint="default" w:ascii="Symbol" w:hAnsi="Symbol"/>
      </w:rPr>
    </w:lvl>
    <w:lvl w:ilvl="7" w:tplc="0560AC9A">
      <w:start w:val="1"/>
      <w:numFmt w:val="bullet"/>
      <w:lvlText w:val="o"/>
      <w:lvlJc w:val="left"/>
      <w:pPr>
        <w:ind w:left="6120" w:hanging="360"/>
      </w:pPr>
      <w:rPr>
        <w:rFonts w:hint="default" w:ascii="Courier New" w:hAnsi="Courier New"/>
      </w:rPr>
    </w:lvl>
    <w:lvl w:ilvl="8" w:tplc="2E888512">
      <w:start w:val="1"/>
      <w:numFmt w:val="bullet"/>
      <w:lvlText w:val=""/>
      <w:lvlJc w:val="left"/>
      <w:pPr>
        <w:ind w:left="6840" w:hanging="360"/>
      </w:pPr>
      <w:rPr>
        <w:rFonts w:hint="default" w:ascii="Wingdings" w:hAnsi="Wingdings"/>
      </w:rPr>
    </w:lvl>
  </w:abstractNum>
  <w:abstractNum w:abstractNumId="44" w15:restartNumberingAfterBreak="0">
    <w:nsid w:val="4D446FA8"/>
    <w:multiLevelType w:val="hybridMultilevel"/>
    <w:tmpl w:val="F6D4BB4A"/>
    <w:lvl w:ilvl="0" w:tplc="A0A45C1C">
      <w:start w:val="1"/>
      <w:numFmt w:val="bullet"/>
      <w:lvlText w:val=""/>
      <w:lvlJc w:val="left"/>
      <w:pPr>
        <w:ind w:left="720" w:hanging="360"/>
      </w:pPr>
      <w:rPr>
        <w:rFonts w:hint="default" w:ascii="Symbol" w:hAnsi="Symbol"/>
      </w:rPr>
    </w:lvl>
    <w:lvl w:ilvl="1" w:tplc="12CC8638">
      <w:start w:val="1"/>
      <w:numFmt w:val="bullet"/>
      <w:lvlText w:val="o"/>
      <w:lvlJc w:val="left"/>
      <w:pPr>
        <w:ind w:left="1440" w:hanging="360"/>
      </w:pPr>
      <w:rPr>
        <w:rFonts w:hint="default" w:ascii="Courier New" w:hAnsi="Courier New"/>
      </w:rPr>
    </w:lvl>
    <w:lvl w:ilvl="2" w:tplc="72D2452C">
      <w:start w:val="1"/>
      <w:numFmt w:val="bullet"/>
      <w:lvlText w:val=""/>
      <w:lvlJc w:val="left"/>
      <w:pPr>
        <w:ind w:left="2160" w:hanging="360"/>
      </w:pPr>
      <w:rPr>
        <w:rFonts w:hint="default" w:ascii="Wingdings" w:hAnsi="Wingdings"/>
      </w:rPr>
    </w:lvl>
    <w:lvl w:ilvl="3" w:tplc="1CFC476C">
      <w:start w:val="1"/>
      <w:numFmt w:val="bullet"/>
      <w:lvlText w:val=""/>
      <w:lvlJc w:val="left"/>
      <w:pPr>
        <w:ind w:left="2880" w:hanging="360"/>
      </w:pPr>
      <w:rPr>
        <w:rFonts w:hint="default" w:ascii="Symbol" w:hAnsi="Symbol"/>
      </w:rPr>
    </w:lvl>
    <w:lvl w:ilvl="4" w:tplc="59EE61A0">
      <w:start w:val="1"/>
      <w:numFmt w:val="bullet"/>
      <w:lvlText w:val="o"/>
      <w:lvlJc w:val="left"/>
      <w:pPr>
        <w:ind w:left="3600" w:hanging="360"/>
      </w:pPr>
      <w:rPr>
        <w:rFonts w:hint="default" w:ascii="Courier New" w:hAnsi="Courier New"/>
      </w:rPr>
    </w:lvl>
    <w:lvl w:ilvl="5" w:tplc="B3FEC2EC">
      <w:start w:val="1"/>
      <w:numFmt w:val="bullet"/>
      <w:lvlText w:val=""/>
      <w:lvlJc w:val="left"/>
      <w:pPr>
        <w:ind w:left="4320" w:hanging="360"/>
      </w:pPr>
      <w:rPr>
        <w:rFonts w:hint="default" w:ascii="Wingdings" w:hAnsi="Wingdings"/>
      </w:rPr>
    </w:lvl>
    <w:lvl w:ilvl="6" w:tplc="66486838">
      <w:start w:val="1"/>
      <w:numFmt w:val="bullet"/>
      <w:lvlText w:val=""/>
      <w:lvlJc w:val="left"/>
      <w:pPr>
        <w:ind w:left="5040" w:hanging="360"/>
      </w:pPr>
      <w:rPr>
        <w:rFonts w:hint="default" w:ascii="Symbol" w:hAnsi="Symbol"/>
      </w:rPr>
    </w:lvl>
    <w:lvl w:ilvl="7" w:tplc="902C876C">
      <w:start w:val="1"/>
      <w:numFmt w:val="bullet"/>
      <w:lvlText w:val="o"/>
      <w:lvlJc w:val="left"/>
      <w:pPr>
        <w:ind w:left="5760" w:hanging="360"/>
      </w:pPr>
      <w:rPr>
        <w:rFonts w:hint="default" w:ascii="Courier New" w:hAnsi="Courier New"/>
      </w:rPr>
    </w:lvl>
    <w:lvl w:ilvl="8" w:tplc="A94EA0B2">
      <w:start w:val="1"/>
      <w:numFmt w:val="bullet"/>
      <w:lvlText w:val=""/>
      <w:lvlJc w:val="left"/>
      <w:pPr>
        <w:ind w:left="6480" w:hanging="360"/>
      </w:pPr>
      <w:rPr>
        <w:rFonts w:hint="default" w:ascii="Wingdings" w:hAnsi="Wingdings"/>
      </w:rPr>
    </w:lvl>
  </w:abstractNum>
  <w:abstractNum w:abstractNumId="45" w15:restartNumberingAfterBreak="0">
    <w:nsid w:val="51739909"/>
    <w:multiLevelType w:val="hybridMultilevel"/>
    <w:tmpl w:val="FFFFFFFF"/>
    <w:lvl w:ilvl="0" w:tplc="868AC6A2">
      <w:start w:val="1"/>
      <w:numFmt w:val="decimal"/>
      <w:lvlText w:val="%1."/>
      <w:lvlJc w:val="left"/>
      <w:pPr>
        <w:ind w:left="720" w:hanging="360"/>
      </w:pPr>
    </w:lvl>
    <w:lvl w:ilvl="1" w:tplc="EE8AEC26">
      <w:start w:val="1"/>
      <w:numFmt w:val="lowerLetter"/>
      <w:lvlText w:val="%2."/>
      <w:lvlJc w:val="left"/>
      <w:pPr>
        <w:ind w:left="1440" w:hanging="360"/>
      </w:pPr>
    </w:lvl>
    <w:lvl w:ilvl="2" w:tplc="183ADEFC">
      <w:start w:val="1"/>
      <w:numFmt w:val="lowerRoman"/>
      <w:lvlText w:val="%3."/>
      <w:lvlJc w:val="right"/>
      <w:pPr>
        <w:ind w:left="2160" w:hanging="180"/>
      </w:pPr>
    </w:lvl>
    <w:lvl w:ilvl="3" w:tplc="191ED962">
      <w:start w:val="1"/>
      <w:numFmt w:val="decimal"/>
      <w:lvlText w:val="%4."/>
      <w:lvlJc w:val="left"/>
      <w:pPr>
        <w:ind w:left="2880" w:hanging="360"/>
      </w:pPr>
    </w:lvl>
    <w:lvl w:ilvl="4" w:tplc="238AD646">
      <w:start w:val="1"/>
      <w:numFmt w:val="lowerLetter"/>
      <w:lvlText w:val="%5."/>
      <w:lvlJc w:val="left"/>
      <w:pPr>
        <w:ind w:left="3600" w:hanging="360"/>
      </w:pPr>
    </w:lvl>
    <w:lvl w:ilvl="5" w:tplc="F9F61DD8">
      <w:start w:val="1"/>
      <w:numFmt w:val="lowerRoman"/>
      <w:lvlText w:val="%6."/>
      <w:lvlJc w:val="right"/>
      <w:pPr>
        <w:ind w:left="4320" w:hanging="180"/>
      </w:pPr>
    </w:lvl>
    <w:lvl w:ilvl="6" w:tplc="4966584A">
      <w:start w:val="1"/>
      <w:numFmt w:val="decimal"/>
      <w:lvlText w:val="%7."/>
      <w:lvlJc w:val="left"/>
      <w:pPr>
        <w:ind w:left="5040" w:hanging="360"/>
      </w:pPr>
    </w:lvl>
    <w:lvl w:ilvl="7" w:tplc="88FCD1FE">
      <w:start w:val="1"/>
      <w:numFmt w:val="lowerLetter"/>
      <w:lvlText w:val="%8."/>
      <w:lvlJc w:val="left"/>
      <w:pPr>
        <w:ind w:left="5760" w:hanging="360"/>
      </w:pPr>
    </w:lvl>
    <w:lvl w:ilvl="8" w:tplc="BB565E02">
      <w:start w:val="1"/>
      <w:numFmt w:val="lowerRoman"/>
      <w:lvlText w:val="%9."/>
      <w:lvlJc w:val="right"/>
      <w:pPr>
        <w:ind w:left="6480" w:hanging="180"/>
      </w:pPr>
    </w:lvl>
  </w:abstractNum>
  <w:abstractNum w:abstractNumId="46" w15:restartNumberingAfterBreak="0">
    <w:nsid w:val="53007F57"/>
    <w:multiLevelType w:val="hybridMultilevel"/>
    <w:tmpl w:val="4222930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4AA9960"/>
    <w:multiLevelType w:val="hybridMultilevel"/>
    <w:tmpl w:val="FFFFFFFF"/>
    <w:lvl w:ilvl="0" w:tplc="D4740740">
      <w:start w:val="1"/>
      <w:numFmt w:val="bullet"/>
      <w:lvlText w:val=""/>
      <w:lvlJc w:val="left"/>
      <w:pPr>
        <w:ind w:left="720" w:hanging="360"/>
      </w:pPr>
      <w:rPr>
        <w:rFonts w:hint="default" w:ascii="Symbol" w:hAnsi="Symbol"/>
      </w:rPr>
    </w:lvl>
    <w:lvl w:ilvl="1" w:tplc="63087FD2">
      <w:start w:val="1"/>
      <w:numFmt w:val="bullet"/>
      <w:lvlText w:val="o"/>
      <w:lvlJc w:val="left"/>
      <w:pPr>
        <w:ind w:left="1440" w:hanging="360"/>
      </w:pPr>
      <w:rPr>
        <w:rFonts w:hint="default" w:ascii="Courier New" w:hAnsi="Courier New"/>
      </w:rPr>
    </w:lvl>
    <w:lvl w:ilvl="2" w:tplc="24C021DC">
      <w:start w:val="1"/>
      <w:numFmt w:val="bullet"/>
      <w:lvlText w:val=""/>
      <w:lvlJc w:val="left"/>
      <w:pPr>
        <w:ind w:left="2160" w:hanging="360"/>
      </w:pPr>
      <w:rPr>
        <w:rFonts w:hint="default" w:ascii="Wingdings" w:hAnsi="Wingdings"/>
      </w:rPr>
    </w:lvl>
    <w:lvl w:ilvl="3" w:tplc="3B58EE1C">
      <w:start w:val="1"/>
      <w:numFmt w:val="bullet"/>
      <w:lvlText w:val=""/>
      <w:lvlJc w:val="left"/>
      <w:pPr>
        <w:ind w:left="2880" w:hanging="360"/>
      </w:pPr>
      <w:rPr>
        <w:rFonts w:hint="default" w:ascii="Symbol" w:hAnsi="Symbol"/>
      </w:rPr>
    </w:lvl>
    <w:lvl w:ilvl="4" w:tplc="56BC070C">
      <w:start w:val="1"/>
      <w:numFmt w:val="bullet"/>
      <w:lvlText w:val="o"/>
      <w:lvlJc w:val="left"/>
      <w:pPr>
        <w:ind w:left="3600" w:hanging="360"/>
      </w:pPr>
      <w:rPr>
        <w:rFonts w:hint="default" w:ascii="Courier New" w:hAnsi="Courier New"/>
      </w:rPr>
    </w:lvl>
    <w:lvl w:ilvl="5" w:tplc="91D4DAE8">
      <w:start w:val="1"/>
      <w:numFmt w:val="bullet"/>
      <w:lvlText w:val=""/>
      <w:lvlJc w:val="left"/>
      <w:pPr>
        <w:ind w:left="4320" w:hanging="360"/>
      </w:pPr>
      <w:rPr>
        <w:rFonts w:hint="default" w:ascii="Wingdings" w:hAnsi="Wingdings"/>
      </w:rPr>
    </w:lvl>
    <w:lvl w:ilvl="6" w:tplc="8D56C45C">
      <w:start w:val="1"/>
      <w:numFmt w:val="bullet"/>
      <w:lvlText w:val=""/>
      <w:lvlJc w:val="left"/>
      <w:pPr>
        <w:ind w:left="5040" w:hanging="360"/>
      </w:pPr>
      <w:rPr>
        <w:rFonts w:hint="default" w:ascii="Symbol" w:hAnsi="Symbol"/>
      </w:rPr>
    </w:lvl>
    <w:lvl w:ilvl="7" w:tplc="72848FF4">
      <w:start w:val="1"/>
      <w:numFmt w:val="bullet"/>
      <w:lvlText w:val="o"/>
      <w:lvlJc w:val="left"/>
      <w:pPr>
        <w:ind w:left="5760" w:hanging="360"/>
      </w:pPr>
      <w:rPr>
        <w:rFonts w:hint="default" w:ascii="Courier New" w:hAnsi="Courier New"/>
      </w:rPr>
    </w:lvl>
    <w:lvl w:ilvl="8" w:tplc="11344032">
      <w:start w:val="1"/>
      <w:numFmt w:val="bullet"/>
      <w:lvlText w:val=""/>
      <w:lvlJc w:val="left"/>
      <w:pPr>
        <w:ind w:left="6480" w:hanging="360"/>
      </w:pPr>
      <w:rPr>
        <w:rFonts w:hint="default" w:ascii="Wingdings" w:hAnsi="Wingdings"/>
      </w:rPr>
    </w:lvl>
  </w:abstractNum>
  <w:abstractNum w:abstractNumId="48" w15:restartNumberingAfterBreak="0">
    <w:nsid w:val="57372FB3"/>
    <w:multiLevelType w:val="multilevel"/>
    <w:tmpl w:val="549408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9" w15:restartNumberingAfterBreak="0">
    <w:nsid w:val="5A40FD21"/>
    <w:multiLevelType w:val="hybridMultilevel"/>
    <w:tmpl w:val="FFFFFFFF"/>
    <w:lvl w:ilvl="0" w:tplc="20F6C078">
      <w:start w:val="1"/>
      <w:numFmt w:val="decimal"/>
      <w:lvlText w:val="%1."/>
      <w:lvlJc w:val="left"/>
      <w:pPr>
        <w:ind w:left="720" w:hanging="360"/>
      </w:pPr>
    </w:lvl>
    <w:lvl w:ilvl="1" w:tplc="68CAAD28">
      <w:start w:val="1"/>
      <w:numFmt w:val="lowerLetter"/>
      <w:lvlText w:val="%2."/>
      <w:lvlJc w:val="left"/>
      <w:pPr>
        <w:ind w:left="1440" w:hanging="360"/>
      </w:pPr>
    </w:lvl>
    <w:lvl w:ilvl="2" w:tplc="70723AFC">
      <w:start w:val="1"/>
      <w:numFmt w:val="lowerRoman"/>
      <w:lvlText w:val="%3."/>
      <w:lvlJc w:val="right"/>
      <w:pPr>
        <w:ind w:left="2160" w:hanging="180"/>
      </w:pPr>
    </w:lvl>
    <w:lvl w:ilvl="3" w:tplc="3F26EED4">
      <w:start w:val="1"/>
      <w:numFmt w:val="decimal"/>
      <w:lvlText w:val="%4."/>
      <w:lvlJc w:val="left"/>
      <w:pPr>
        <w:ind w:left="2880" w:hanging="360"/>
      </w:pPr>
    </w:lvl>
    <w:lvl w:ilvl="4" w:tplc="F11EAA18">
      <w:start w:val="1"/>
      <w:numFmt w:val="lowerLetter"/>
      <w:lvlText w:val="%5."/>
      <w:lvlJc w:val="left"/>
      <w:pPr>
        <w:ind w:left="3600" w:hanging="360"/>
      </w:pPr>
    </w:lvl>
    <w:lvl w:ilvl="5" w:tplc="D8D872B2">
      <w:start w:val="1"/>
      <w:numFmt w:val="lowerRoman"/>
      <w:lvlText w:val="%6."/>
      <w:lvlJc w:val="right"/>
      <w:pPr>
        <w:ind w:left="4320" w:hanging="180"/>
      </w:pPr>
    </w:lvl>
    <w:lvl w:ilvl="6" w:tplc="B5728CD8">
      <w:start w:val="1"/>
      <w:numFmt w:val="decimal"/>
      <w:lvlText w:val="%7."/>
      <w:lvlJc w:val="left"/>
      <w:pPr>
        <w:ind w:left="5040" w:hanging="360"/>
      </w:pPr>
    </w:lvl>
    <w:lvl w:ilvl="7" w:tplc="9FBA4A0C">
      <w:start w:val="1"/>
      <w:numFmt w:val="lowerLetter"/>
      <w:lvlText w:val="%8."/>
      <w:lvlJc w:val="left"/>
      <w:pPr>
        <w:ind w:left="5760" w:hanging="360"/>
      </w:pPr>
    </w:lvl>
    <w:lvl w:ilvl="8" w:tplc="40E04228">
      <w:start w:val="1"/>
      <w:numFmt w:val="lowerRoman"/>
      <w:lvlText w:val="%9."/>
      <w:lvlJc w:val="right"/>
      <w:pPr>
        <w:ind w:left="6480" w:hanging="180"/>
      </w:pPr>
    </w:lvl>
  </w:abstractNum>
  <w:abstractNum w:abstractNumId="50" w15:restartNumberingAfterBreak="0">
    <w:nsid w:val="5B5D5213"/>
    <w:multiLevelType w:val="hybridMultilevel"/>
    <w:tmpl w:val="FFFFFFFF"/>
    <w:lvl w:ilvl="0" w:tplc="678016F6">
      <w:start w:val="1"/>
      <w:numFmt w:val="decimal"/>
      <w:lvlText w:val="%1."/>
      <w:lvlJc w:val="left"/>
      <w:pPr>
        <w:ind w:left="720" w:hanging="360"/>
      </w:pPr>
    </w:lvl>
    <w:lvl w:ilvl="1" w:tplc="59D24CF4">
      <w:start w:val="1"/>
      <w:numFmt w:val="lowerLetter"/>
      <w:lvlText w:val="%2."/>
      <w:lvlJc w:val="left"/>
      <w:pPr>
        <w:ind w:left="1440" w:hanging="360"/>
      </w:pPr>
    </w:lvl>
    <w:lvl w:ilvl="2" w:tplc="80B0603E">
      <w:start w:val="1"/>
      <w:numFmt w:val="lowerRoman"/>
      <w:lvlText w:val="%3."/>
      <w:lvlJc w:val="right"/>
      <w:pPr>
        <w:ind w:left="2160" w:hanging="180"/>
      </w:pPr>
    </w:lvl>
    <w:lvl w:ilvl="3" w:tplc="A02EA87A">
      <w:start w:val="1"/>
      <w:numFmt w:val="decimal"/>
      <w:lvlText w:val="%4."/>
      <w:lvlJc w:val="left"/>
      <w:pPr>
        <w:ind w:left="2880" w:hanging="360"/>
      </w:pPr>
    </w:lvl>
    <w:lvl w:ilvl="4" w:tplc="FD3EE7B6">
      <w:start w:val="1"/>
      <w:numFmt w:val="lowerLetter"/>
      <w:lvlText w:val="%5."/>
      <w:lvlJc w:val="left"/>
      <w:pPr>
        <w:ind w:left="3600" w:hanging="360"/>
      </w:pPr>
    </w:lvl>
    <w:lvl w:ilvl="5" w:tplc="C63EB2AC">
      <w:start w:val="1"/>
      <w:numFmt w:val="lowerRoman"/>
      <w:lvlText w:val="%6."/>
      <w:lvlJc w:val="right"/>
      <w:pPr>
        <w:ind w:left="4320" w:hanging="180"/>
      </w:pPr>
    </w:lvl>
    <w:lvl w:ilvl="6" w:tplc="1D98C11E">
      <w:start w:val="1"/>
      <w:numFmt w:val="decimal"/>
      <w:lvlText w:val="%7."/>
      <w:lvlJc w:val="left"/>
      <w:pPr>
        <w:ind w:left="5040" w:hanging="360"/>
      </w:pPr>
    </w:lvl>
    <w:lvl w:ilvl="7" w:tplc="24BCBC46">
      <w:start w:val="1"/>
      <w:numFmt w:val="lowerLetter"/>
      <w:lvlText w:val="%8."/>
      <w:lvlJc w:val="left"/>
      <w:pPr>
        <w:ind w:left="5760" w:hanging="360"/>
      </w:pPr>
    </w:lvl>
    <w:lvl w:ilvl="8" w:tplc="690EA8E2">
      <w:start w:val="1"/>
      <w:numFmt w:val="lowerRoman"/>
      <w:lvlText w:val="%9."/>
      <w:lvlJc w:val="right"/>
      <w:pPr>
        <w:ind w:left="6480" w:hanging="180"/>
      </w:pPr>
    </w:lvl>
  </w:abstractNum>
  <w:abstractNum w:abstractNumId="51" w15:restartNumberingAfterBreak="0">
    <w:nsid w:val="5FCDA50D"/>
    <w:multiLevelType w:val="hybridMultilevel"/>
    <w:tmpl w:val="3410A2AE"/>
    <w:lvl w:ilvl="0" w:tplc="54606FD2">
      <w:start w:val="1"/>
      <w:numFmt w:val="bullet"/>
      <w:lvlText w:val=""/>
      <w:lvlJc w:val="left"/>
      <w:pPr>
        <w:ind w:left="720" w:hanging="360"/>
      </w:pPr>
      <w:rPr>
        <w:rFonts w:hint="default" w:ascii="Symbol" w:hAnsi="Symbol"/>
      </w:rPr>
    </w:lvl>
    <w:lvl w:ilvl="1" w:tplc="6AC453C2">
      <w:start w:val="1"/>
      <w:numFmt w:val="bullet"/>
      <w:lvlText w:val="o"/>
      <w:lvlJc w:val="left"/>
      <w:pPr>
        <w:ind w:left="1440" w:hanging="360"/>
      </w:pPr>
      <w:rPr>
        <w:rFonts w:hint="default" w:ascii="Courier New" w:hAnsi="Courier New"/>
      </w:rPr>
    </w:lvl>
    <w:lvl w:ilvl="2" w:tplc="A1ACEB70">
      <w:start w:val="1"/>
      <w:numFmt w:val="bullet"/>
      <w:lvlText w:val=""/>
      <w:lvlJc w:val="left"/>
      <w:pPr>
        <w:ind w:left="2160" w:hanging="360"/>
      </w:pPr>
      <w:rPr>
        <w:rFonts w:hint="default" w:ascii="Wingdings" w:hAnsi="Wingdings"/>
      </w:rPr>
    </w:lvl>
    <w:lvl w:ilvl="3" w:tplc="C4F2F02E">
      <w:start w:val="1"/>
      <w:numFmt w:val="bullet"/>
      <w:lvlText w:val=""/>
      <w:lvlJc w:val="left"/>
      <w:pPr>
        <w:ind w:left="2880" w:hanging="360"/>
      </w:pPr>
      <w:rPr>
        <w:rFonts w:hint="default" w:ascii="Symbol" w:hAnsi="Symbol"/>
      </w:rPr>
    </w:lvl>
    <w:lvl w:ilvl="4" w:tplc="A7782F18">
      <w:start w:val="1"/>
      <w:numFmt w:val="bullet"/>
      <w:lvlText w:val="o"/>
      <w:lvlJc w:val="left"/>
      <w:pPr>
        <w:ind w:left="3600" w:hanging="360"/>
      </w:pPr>
      <w:rPr>
        <w:rFonts w:hint="default" w:ascii="Courier New" w:hAnsi="Courier New"/>
      </w:rPr>
    </w:lvl>
    <w:lvl w:ilvl="5" w:tplc="34B220FA">
      <w:start w:val="1"/>
      <w:numFmt w:val="bullet"/>
      <w:lvlText w:val=""/>
      <w:lvlJc w:val="left"/>
      <w:pPr>
        <w:ind w:left="4320" w:hanging="360"/>
      </w:pPr>
      <w:rPr>
        <w:rFonts w:hint="default" w:ascii="Wingdings" w:hAnsi="Wingdings"/>
      </w:rPr>
    </w:lvl>
    <w:lvl w:ilvl="6" w:tplc="67C8F518">
      <w:start w:val="1"/>
      <w:numFmt w:val="bullet"/>
      <w:lvlText w:val=""/>
      <w:lvlJc w:val="left"/>
      <w:pPr>
        <w:ind w:left="5040" w:hanging="360"/>
      </w:pPr>
      <w:rPr>
        <w:rFonts w:hint="default" w:ascii="Symbol" w:hAnsi="Symbol"/>
      </w:rPr>
    </w:lvl>
    <w:lvl w:ilvl="7" w:tplc="3FEC9BA4">
      <w:start w:val="1"/>
      <w:numFmt w:val="bullet"/>
      <w:lvlText w:val="o"/>
      <w:lvlJc w:val="left"/>
      <w:pPr>
        <w:ind w:left="5760" w:hanging="360"/>
      </w:pPr>
      <w:rPr>
        <w:rFonts w:hint="default" w:ascii="Courier New" w:hAnsi="Courier New"/>
      </w:rPr>
    </w:lvl>
    <w:lvl w:ilvl="8" w:tplc="6D584F30">
      <w:start w:val="1"/>
      <w:numFmt w:val="bullet"/>
      <w:lvlText w:val=""/>
      <w:lvlJc w:val="left"/>
      <w:pPr>
        <w:ind w:left="6480" w:hanging="360"/>
      </w:pPr>
      <w:rPr>
        <w:rFonts w:hint="default" w:ascii="Wingdings" w:hAnsi="Wingdings"/>
      </w:rPr>
    </w:lvl>
  </w:abstractNum>
  <w:abstractNum w:abstractNumId="52" w15:restartNumberingAfterBreak="0">
    <w:nsid w:val="62A9294C"/>
    <w:multiLevelType w:val="hybridMultilevel"/>
    <w:tmpl w:val="FFFFFFFF"/>
    <w:lvl w:ilvl="0" w:tplc="669602BE">
      <w:start w:val="1"/>
      <w:numFmt w:val="bullet"/>
      <w:lvlText w:val="o"/>
      <w:lvlJc w:val="left"/>
      <w:pPr>
        <w:ind w:left="1080" w:hanging="360"/>
      </w:pPr>
      <w:rPr>
        <w:rFonts w:hint="default" w:ascii="Courier New" w:hAnsi="Courier New"/>
      </w:rPr>
    </w:lvl>
    <w:lvl w:ilvl="1" w:tplc="790EAF60">
      <w:start w:val="1"/>
      <w:numFmt w:val="bullet"/>
      <w:lvlText w:val="o"/>
      <w:lvlJc w:val="left"/>
      <w:pPr>
        <w:ind w:left="1800" w:hanging="360"/>
      </w:pPr>
      <w:rPr>
        <w:rFonts w:hint="default" w:ascii="Courier New" w:hAnsi="Courier New"/>
      </w:rPr>
    </w:lvl>
    <w:lvl w:ilvl="2" w:tplc="A0BE2572">
      <w:start w:val="1"/>
      <w:numFmt w:val="bullet"/>
      <w:lvlText w:val=""/>
      <w:lvlJc w:val="left"/>
      <w:pPr>
        <w:ind w:left="2520" w:hanging="360"/>
      </w:pPr>
      <w:rPr>
        <w:rFonts w:hint="default" w:ascii="Wingdings" w:hAnsi="Wingdings"/>
      </w:rPr>
    </w:lvl>
    <w:lvl w:ilvl="3" w:tplc="CB786DAC">
      <w:start w:val="1"/>
      <w:numFmt w:val="bullet"/>
      <w:lvlText w:val=""/>
      <w:lvlJc w:val="left"/>
      <w:pPr>
        <w:ind w:left="3240" w:hanging="360"/>
      </w:pPr>
      <w:rPr>
        <w:rFonts w:hint="default" w:ascii="Symbol" w:hAnsi="Symbol"/>
      </w:rPr>
    </w:lvl>
    <w:lvl w:ilvl="4" w:tplc="F5321C10">
      <w:start w:val="1"/>
      <w:numFmt w:val="bullet"/>
      <w:lvlText w:val="o"/>
      <w:lvlJc w:val="left"/>
      <w:pPr>
        <w:ind w:left="3960" w:hanging="360"/>
      </w:pPr>
      <w:rPr>
        <w:rFonts w:hint="default" w:ascii="Courier New" w:hAnsi="Courier New"/>
      </w:rPr>
    </w:lvl>
    <w:lvl w:ilvl="5" w:tplc="E06E9B60">
      <w:start w:val="1"/>
      <w:numFmt w:val="bullet"/>
      <w:lvlText w:val=""/>
      <w:lvlJc w:val="left"/>
      <w:pPr>
        <w:ind w:left="4680" w:hanging="360"/>
      </w:pPr>
      <w:rPr>
        <w:rFonts w:hint="default" w:ascii="Wingdings" w:hAnsi="Wingdings"/>
      </w:rPr>
    </w:lvl>
    <w:lvl w:ilvl="6" w:tplc="293C266A">
      <w:start w:val="1"/>
      <w:numFmt w:val="bullet"/>
      <w:lvlText w:val=""/>
      <w:lvlJc w:val="left"/>
      <w:pPr>
        <w:ind w:left="5400" w:hanging="360"/>
      </w:pPr>
      <w:rPr>
        <w:rFonts w:hint="default" w:ascii="Symbol" w:hAnsi="Symbol"/>
      </w:rPr>
    </w:lvl>
    <w:lvl w:ilvl="7" w:tplc="FF24D4D8">
      <w:start w:val="1"/>
      <w:numFmt w:val="bullet"/>
      <w:lvlText w:val="o"/>
      <w:lvlJc w:val="left"/>
      <w:pPr>
        <w:ind w:left="6120" w:hanging="360"/>
      </w:pPr>
      <w:rPr>
        <w:rFonts w:hint="default" w:ascii="Courier New" w:hAnsi="Courier New"/>
      </w:rPr>
    </w:lvl>
    <w:lvl w:ilvl="8" w:tplc="132E3472">
      <w:start w:val="1"/>
      <w:numFmt w:val="bullet"/>
      <w:lvlText w:val=""/>
      <w:lvlJc w:val="left"/>
      <w:pPr>
        <w:ind w:left="6840" w:hanging="360"/>
      </w:pPr>
      <w:rPr>
        <w:rFonts w:hint="default" w:ascii="Wingdings" w:hAnsi="Wingdings"/>
      </w:rPr>
    </w:lvl>
  </w:abstractNum>
  <w:abstractNum w:abstractNumId="53" w15:restartNumberingAfterBreak="0">
    <w:nsid w:val="634B7244"/>
    <w:multiLevelType w:val="hybridMultilevel"/>
    <w:tmpl w:val="FFFFFFFF"/>
    <w:lvl w:ilvl="0" w:tplc="C0B8F4B6">
      <w:start w:val="1"/>
      <w:numFmt w:val="bullet"/>
      <w:lvlText w:val="o"/>
      <w:lvlJc w:val="left"/>
      <w:pPr>
        <w:ind w:left="1080" w:hanging="360"/>
      </w:pPr>
      <w:rPr>
        <w:rFonts w:hint="default" w:ascii="Courier New" w:hAnsi="Courier New"/>
      </w:rPr>
    </w:lvl>
    <w:lvl w:ilvl="1" w:tplc="6F1E2B2E">
      <w:start w:val="1"/>
      <w:numFmt w:val="bullet"/>
      <w:lvlText w:val="o"/>
      <w:lvlJc w:val="left"/>
      <w:pPr>
        <w:ind w:left="1800" w:hanging="360"/>
      </w:pPr>
      <w:rPr>
        <w:rFonts w:hint="default" w:ascii="Courier New" w:hAnsi="Courier New"/>
      </w:rPr>
    </w:lvl>
    <w:lvl w:ilvl="2" w:tplc="E95AAEFA">
      <w:start w:val="1"/>
      <w:numFmt w:val="bullet"/>
      <w:lvlText w:val=""/>
      <w:lvlJc w:val="left"/>
      <w:pPr>
        <w:ind w:left="2520" w:hanging="360"/>
      </w:pPr>
      <w:rPr>
        <w:rFonts w:hint="default" w:ascii="Wingdings" w:hAnsi="Wingdings"/>
      </w:rPr>
    </w:lvl>
    <w:lvl w:ilvl="3" w:tplc="4A1EB672">
      <w:start w:val="1"/>
      <w:numFmt w:val="bullet"/>
      <w:lvlText w:val=""/>
      <w:lvlJc w:val="left"/>
      <w:pPr>
        <w:ind w:left="3240" w:hanging="360"/>
      </w:pPr>
      <w:rPr>
        <w:rFonts w:hint="default" w:ascii="Symbol" w:hAnsi="Symbol"/>
      </w:rPr>
    </w:lvl>
    <w:lvl w:ilvl="4" w:tplc="C820F4C6">
      <w:start w:val="1"/>
      <w:numFmt w:val="bullet"/>
      <w:lvlText w:val="o"/>
      <w:lvlJc w:val="left"/>
      <w:pPr>
        <w:ind w:left="3960" w:hanging="360"/>
      </w:pPr>
      <w:rPr>
        <w:rFonts w:hint="default" w:ascii="Courier New" w:hAnsi="Courier New"/>
      </w:rPr>
    </w:lvl>
    <w:lvl w:ilvl="5" w:tplc="1596929A">
      <w:start w:val="1"/>
      <w:numFmt w:val="bullet"/>
      <w:lvlText w:val=""/>
      <w:lvlJc w:val="left"/>
      <w:pPr>
        <w:ind w:left="4680" w:hanging="360"/>
      </w:pPr>
      <w:rPr>
        <w:rFonts w:hint="default" w:ascii="Wingdings" w:hAnsi="Wingdings"/>
      </w:rPr>
    </w:lvl>
    <w:lvl w:ilvl="6" w:tplc="C61A5956">
      <w:start w:val="1"/>
      <w:numFmt w:val="bullet"/>
      <w:lvlText w:val=""/>
      <w:lvlJc w:val="left"/>
      <w:pPr>
        <w:ind w:left="5400" w:hanging="360"/>
      </w:pPr>
      <w:rPr>
        <w:rFonts w:hint="default" w:ascii="Symbol" w:hAnsi="Symbol"/>
      </w:rPr>
    </w:lvl>
    <w:lvl w:ilvl="7" w:tplc="9F3C2A84">
      <w:start w:val="1"/>
      <w:numFmt w:val="bullet"/>
      <w:lvlText w:val="o"/>
      <w:lvlJc w:val="left"/>
      <w:pPr>
        <w:ind w:left="6120" w:hanging="360"/>
      </w:pPr>
      <w:rPr>
        <w:rFonts w:hint="default" w:ascii="Courier New" w:hAnsi="Courier New"/>
      </w:rPr>
    </w:lvl>
    <w:lvl w:ilvl="8" w:tplc="6A187868">
      <w:start w:val="1"/>
      <w:numFmt w:val="bullet"/>
      <w:lvlText w:val=""/>
      <w:lvlJc w:val="left"/>
      <w:pPr>
        <w:ind w:left="6840" w:hanging="360"/>
      </w:pPr>
      <w:rPr>
        <w:rFonts w:hint="default" w:ascii="Wingdings" w:hAnsi="Wingdings"/>
      </w:rPr>
    </w:lvl>
  </w:abstractNum>
  <w:abstractNum w:abstractNumId="54" w15:restartNumberingAfterBreak="0">
    <w:nsid w:val="635BB78B"/>
    <w:multiLevelType w:val="hybridMultilevel"/>
    <w:tmpl w:val="FFFFFFFF"/>
    <w:lvl w:ilvl="0" w:tplc="848A3718">
      <w:start w:val="1"/>
      <w:numFmt w:val="decimal"/>
      <w:lvlText w:val="%1."/>
      <w:lvlJc w:val="left"/>
      <w:pPr>
        <w:ind w:left="720" w:hanging="360"/>
      </w:pPr>
    </w:lvl>
    <w:lvl w:ilvl="1" w:tplc="F984C9B8">
      <w:start w:val="1"/>
      <w:numFmt w:val="lowerLetter"/>
      <w:lvlText w:val="%2."/>
      <w:lvlJc w:val="left"/>
      <w:pPr>
        <w:ind w:left="1440" w:hanging="360"/>
      </w:pPr>
    </w:lvl>
    <w:lvl w:ilvl="2" w:tplc="2AEAAA20">
      <w:start w:val="1"/>
      <w:numFmt w:val="lowerRoman"/>
      <w:lvlText w:val="%3."/>
      <w:lvlJc w:val="right"/>
      <w:pPr>
        <w:ind w:left="2160" w:hanging="180"/>
      </w:pPr>
    </w:lvl>
    <w:lvl w:ilvl="3" w:tplc="126C3540">
      <w:start w:val="1"/>
      <w:numFmt w:val="decimal"/>
      <w:lvlText w:val="%4."/>
      <w:lvlJc w:val="left"/>
      <w:pPr>
        <w:ind w:left="2880" w:hanging="360"/>
      </w:pPr>
    </w:lvl>
    <w:lvl w:ilvl="4" w:tplc="28606B6A">
      <w:start w:val="1"/>
      <w:numFmt w:val="lowerLetter"/>
      <w:lvlText w:val="%5."/>
      <w:lvlJc w:val="left"/>
      <w:pPr>
        <w:ind w:left="3600" w:hanging="360"/>
      </w:pPr>
    </w:lvl>
    <w:lvl w:ilvl="5" w:tplc="29505852">
      <w:start w:val="1"/>
      <w:numFmt w:val="lowerRoman"/>
      <w:lvlText w:val="%6."/>
      <w:lvlJc w:val="right"/>
      <w:pPr>
        <w:ind w:left="4320" w:hanging="180"/>
      </w:pPr>
    </w:lvl>
    <w:lvl w:ilvl="6" w:tplc="CF242686">
      <w:start w:val="1"/>
      <w:numFmt w:val="decimal"/>
      <w:lvlText w:val="%7."/>
      <w:lvlJc w:val="left"/>
      <w:pPr>
        <w:ind w:left="5040" w:hanging="360"/>
      </w:pPr>
    </w:lvl>
    <w:lvl w:ilvl="7" w:tplc="28E08E70">
      <w:start w:val="1"/>
      <w:numFmt w:val="lowerLetter"/>
      <w:lvlText w:val="%8."/>
      <w:lvlJc w:val="left"/>
      <w:pPr>
        <w:ind w:left="5760" w:hanging="360"/>
      </w:pPr>
    </w:lvl>
    <w:lvl w:ilvl="8" w:tplc="D988C45A">
      <w:start w:val="1"/>
      <w:numFmt w:val="lowerRoman"/>
      <w:lvlText w:val="%9."/>
      <w:lvlJc w:val="right"/>
      <w:pPr>
        <w:ind w:left="6480" w:hanging="180"/>
      </w:pPr>
    </w:lvl>
  </w:abstractNum>
  <w:abstractNum w:abstractNumId="55" w15:restartNumberingAfterBreak="0">
    <w:nsid w:val="64BA7A54"/>
    <w:multiLevelType w:val="multilevel"/>
    <w:tmpl w:val="97C83F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6" w15:restartNumberingAfterBreak="0">
    <w:nsid w:val="657C9A06"/>
    <w:multiLevelType w:val="hybridMultilevel"/>
    <w:tmpl w:val="E59ACAE8"/>
    <w:lvl w:ilvl="0" w:tplc="D3E821E0">
      <w:start w:val="1"/>
      <w:numFmt w:val="bullet"/>
      <w:lvlText w:val=""/>
      <w:lvlJc w:val="left"/>
      <w:pPr>
        <w:ind w:left="720" w:hanging="360"/>
      </w:pPr>
      <w:rPr>
        <w:rFonts w:hint="default" w:ascii="Symbol" w:hAnsi="Symbol"/>
      </w:rPr>
    </w:lvl>
    <w:lvl w:ilvl="1" w:tplc="FBB4D56E">
      <w:start w:val="1"/>
      <w:numFmt w:val="bullet"/>
      <w:lvlText w:val="o"/>
      <w:lvlJc w:val="left"/>
      <w:pPr>
        <w:ind w:left="1440" w:hanging="360"/>
      </w:pPr>
      <w:rPr>
        <w:rFonts w:hint="default" w:ascii="Courier New" w:hAnsi="Courier New"/>
      </w:rPr>
    </w:lvl>
    <w:lvl w:ilvl="2" w:tplc="8FD41E54">
      <w:start w:val="1"/>
      <w:numFmt w:val="bullet"/>
      <w:lvlText w:val=""/>
      <w:lvlJc w:val="left"/>
      <w:pPr>
        <w:ind w:left="2160" w:hanging="360"/>
      </w:pPr>
      <w:rPr>
        <w:rFonts w:hint="default" w:ascii="Wingdings" w:hAnsi="Wingdings"/>
      </w:rPr>
    </w:lvl>
    <w:lvl w:ilvl="3" w:tplc="F65CB1AA">
      <w:start w:val="1"/>
      <w:numFmt w:val="bullet"/>
      <w:lvlText w:val=""/>
      <w:lvlJc w:val="left"/>
      <w:pPr>
        <w:ind w:left="2880" w:hanging="360"/>
      </w:pPr>
      <w:rPr>
        <w:rFonts w:hint="default" w:ascii="Symbol" w:hAnsi="Symbol"/>
      </w:rPr>
    </w:lvl>
    <w:lvl w:ilvl="4" w:tplc="3F309942">
      <w:start w:val="1"/>
      <w:numFmt w:val="bullet"/>
      <w:lvlText w:val="o"/>
      <w:lvlJc w:val="left"/>
      <w:pPr>
        <w:ind w:left="3600" w:hanging="360"/>
      </w:pPr>
      <w:rPr>
        <w:rFonts w:hint="default" w:ascii="Courier New" w:hAnsi="Courier New"/>
      </w:rPr>
    </w:lvl>
    <w:lvl w:ilvl="5" w:tplc="06AC3538">
      <w:start w:val="1"/>
      <w:numFmt w:val="bullet"/>
      <w:lvlText w:val=""/>
      <w:lvlJc w:val="left"/>
      <w:pPr>
        <w:ind w:left="4320" w:hanging="360"/>
      </w:pPr>
      <w:rPr>
        <w:rFonts w:hint="default" w:ascii="Wingdings" w:hAnsi="Wingdings"/>
      </w:rPr>
    </w:lvl>
    <w:lvl w:ilvl="6" w:tplc="EFB471EA">
      <w:start w:val="1"/>
      <w:numFmt w:val="bullet"/>
      <w:lvlText w:val=""/>
      <w:lvlJc w:val="left"/>
      <w:pPr>
        <w:ind w:left="5040" w:hanging="360"/>
      </w:pPr>
      <w:rPr>
        <w:rFonts w:hint="default" w:ascii="Symbol" w:hAnsi="Symbol"/>
      </w:rPr>
    </w:lvl>
    <w:lvl w:ilvl="7" w:tplc="A888D4C0">
      <w:start w:val="1"/>
      <w:numFmt w:val="bullet"/>
      <w:lvlText w:val="o"/>
      <w:lvlJc w:val="left"/>
      <w:pPr>
        <w:ind w:left="5760" w:hanging="360"/>
      </w:pPr>
      <w:rPr>
        <w:rFonts w:hint="default" w:ascii="Courier New" w:hAnsi="Courier New"/>
      </w:rPr>
    </w:lvl>
    <w:lvl w:ilvl="8" w:tplc="64523920">
      <w:start w:val="1"/>
      <w:numFmt w:val="bullet"/>
      <w:lvlText w:val=""/>
      <w:lvlJc w:val="left"/>
      <w:pPr>
        <w:ind w:left="6480" w:hanging="360"/>
      </w:pPr>
      <w:rPr>
        <w:rFonts w:hint="default" w:ascii="Wingdings" w:hAnsi="Wingdings"/>
      </w:rPr>
    </w:lvl>
  </w:abstractNum>
  <w:abstractNum w:abstractNumId="57" w15:restartNumberingAfterBreak="0">
    <w:nsid w:val="6F11D19E"/>
    <w:multiLevelType w:val="hybridMultilevel"/>
    <w:tmpl w:val="FFFFFFFF"/>
    <w:lvl w:ilvl="0" w:tplc="95ECE86E">
      <w:start w:val="1"/>
      <w:numFmt w:val="bullet"/>
      <w:lvlText w:val="o"/>
      <w:lvlJc w:val="left"/>
      <w:pPr>
        <w:ind w:left="1080" w:hanging="360"/>
      </w:pPr>
      <w:rPr>
        <w:rFonts w:hint="default" w:ascii="Courier New" w:hAnsi="Courier New"/>
      </w:rPr>
    </w:lvl>
    <w:lvl w:ilvl="1" w:tplc="4DF40CA8">
      <w:start w:val="1"/>
      <w:numFmt w:val="bullet"/>
      <w:lvlText w:val="o"/>
      <w:lvlJc w:val="left"/>
      <w:pPr>
        <w:ind w:left="1800" w:hanging="360"/>
      </w:pPr>
      <w:rPr>
        <w:rFonts w:hint="default" w:ascii="Courier New" w:hAnsi="Courier New"/>
      </w:rPr>
    </w:lvl>
    <w:lvl w:ilvl="2" w:tplc="E702F74A">
      <w:start w:val="1"/>
      <w:numFmt w:val="bullet"/>
      <w:lvlText w:val=""/>
      <w:lvlJc w:val="left"/>
      <w:pPr>
        <w:ind w:left="2520" w:hanging="360"/>
      </w:pPr>
      <w:rPr>
        <w:rFonts w:hint="default" w:ascii="Wingdings" w:hAnsi="Wingdings"/>
      </w:rPr>
    </w:lvl>
    <w:lvl w:ilvl="3" w:tplc="6164B966">
      <w:start w:val="1"/>
      <w:numFmt w:val="bullet"/>
      <w:lvlText w:val=""/>
      <w:lvlJc w:val="left"/>
      <w:pPr>
        <w:ind w:left="3240" w:hanging="360"/>
      </w:pPr>
      <w:rPr>
        <w:rFonts w:hint="default" w:ascii="Symbol" w:hAnsi="Symbol"/>
      </w:rPr>
    </w:lvl>
    <w:lvl w:ilvl="4" w:tplc="203ABD7C">
      <w:start w:val="1"/>
      <w:numFmt w:val="bullet"/>
      <w:lvlText w:val="o"/>
      <w:lvlJc w:val="left"/>
      <w:pPr>
        <w:ind w:left="3960" w:hanging="360"/>
      </w:pPr>
      <w:rPr>
        <w:rFonts w:hint="default" w:ascii="Courier New" w:hAnsi="Courier New"/>
      </w:rPr>
    </w:lvl>
    <w:lvl w:ilvl="5" w:tplc="ECCC0CB6">
      <w:start w:val="1"/>
      <w:numFmt w:val="bullet"/>
      <w:lvlText w:val=""/>
      <w:lvlJc w:val="left"/>
      <w:pPr>
        <w:ind w:left="4680" w:hanging="360"/>
      </w:pPr>
      <w:rPr>
        <w:rFonts w:hint="default" w:ascii="Wingdings" w:hAnsi="Wingdings"/>
      </w:rPr>
    </w:lvl>
    <w:lvl w:ilvl="6" w:tplc="07E66E62">
      <w:start w:val="1"/>
      <w:numFmt w:val="bullet"/>
      <w:lvlText w:val=""/>
      <w:lvlJc w:val="left"/>
      <w:pPr>
        <w:ind w:left="5400" w:hanging="360"/>
      </w:pPr>
      <w:rPr>
        <w:rFonts w:hint="default" w:ascii="Symbol" w:hAnsi="Symbol"/>
      </w:rPr>
    </w:lvl>
    <w:lvl w:ilvl="7" w:tplc="211EC5AC">
      <w:start w:val="1"/>
      <w:numFmt w:val="bullet"/>
      <w:lvlText w:val="o"/>
      <w:lvlJc w:val="left"/>
      <w:pPr>
        <w:ind w:left="6120" w:hanging="360"/>
      </w:pPr>
      <w:rPr>
        <w:rFonts w:hint="default" w:ascii="Courier New" w:hAnsi="Courier New"/>
      </w:rPr>
    </w:lvl>
    <w:lvl w:ilvl="8" w:tplc="1026CAAA">
      <w:start w:val="1"/>
      <w:numFmt w:val="bullet"/>
      <w:lvlText w:val=""/>
      <w:lvlJc w:val="left"/>
      <w:pPr>
        <w:ind w:left="6840" w:hanging="360"/>
      </w:pPr>
      <w:rPr>
        <w:rFonts w:hint="default" w:ascii="Wingdings" w:hAnsi="Wingdings"/>
      </w:rPr>
    </w:lvl>
  </w:abstractNum>
  <w:abstractNum w:abstractNumId="58" w15:restartNumberingAfterBreak="0">
    <w:nsid w:val="6FF3AF1C"/>
    <w:multiLevelType w:val="hybridMultilevel"/>
    <w:tmpl w:val="C0F03FEC"/>
    <w:lvl w:ilvl="0" w:tplc="B644C4BE">
      <w:start w:val="1"/>
      <w:numFmt w:val="bullet"/>
      <w:lvlText w:val=""/>
      <w:lvlJc w:val="left"/>
      <w:pPr>
        <w:ind w:left="720" w:hanging="360"/>
      </w:pPr>
      <w:rPr>
        <w:rFonts w:hint="default" w:ascii="Symbol" w:hAnsi="Symbol"/>
      </w:rPr>
    </w:lvl>
    <w:lvl w:ilvl="1" w:tplc="2B82852C">
      <w:start w:val="1"/>
      <w:numFmt w:val="bullet"/>
      <w:lvlText w:val="o"/>
      <w:lvlJc w:val="left"/>
      <w:pPr>
        <w:ind w:left="1440" w:hanging="360"/>
      </w:pPr>
      <w:rPr>
        <w:rFonts w:hint="default" w:ascii="Courier New" w:hAnsi="Courier New"/>
      </w:rPr>
    </w:lvl>
    <w:lvl w:ilvl="2" w:tplc="68261678">
      <w:start w:val="1"/>
      <w:numFmt w:val="bullet"/>
      <w:lvlText w:val=""/>
      <w:lvlJc w:val="left"/>
      <w:pPr>
        <w:ind w:left="2160" w:hanging="360"/>
      </w:pPr>
      <w:rPr>
        <w:rFonts w:hint="default" w:ascii="Wingdings" w:hAnsi="Wingdings"/>
      </w:rPr>
    </w:lvl>
    <w:lvl w:ilvl="3" w:tplc="501A6668">
      <w:start w:val="1"/>
      <w:numFmt w:val="bullet"/>
      <w:lvlText w:val=""/>
      <w:lvlJc w:val="left"/>
      <w:pPr>
        <w:ind w:left="2880" w:hanging="360"/>
      </w:pPr>
      <w:rPr>
        <w:rFonts w:hint="default" w:ascii="Symbol" w:hAnsi="Symbol"/>
      </w:rPr>
    </w:lvl>
    <w:lvl w:ilvl="4" w:tplc="38A43B30">
      <w:start w:val="1"/>
      <w:numFmt w:val="bullet"/>
      <w:lvlText w:val="o"/>
      <w:lvlJc w:val="left"/>
      <w:pPr>
        <w:ind w:left="3600" w:hanging="360"/>
      </w:pPr>
      <w:rPr>
        <w:rFonts w:hint="default" w:ascii="Courier New" w:hAnsi="Courier New"/>
      </w:rPr>
    </w:lvl>
    <w:lvl w:ilvl="5" w:tplc="0206FD64">
      <w:start w:val="1"/>
      <w:numFmt w:val="bullet"/>
      <w:lvlText w:val=""/>
      <w:lvlJc w:val="left"/>
      <w:pPr>
        <w:ind w:left="4320" w:hanging="360"/>
      </w:pPr>
      <w:rPr>
        <w:rFonts w:hint="default" w:ascii="Wingdings" w:hAnsi="Wingdings"/>
      </w:rPr>
    </w:lvl>
    <w:lvl w:ilvl="6" w:tplc="9F3A0F16">
      <w:start w:val="1"/>
      <w:numFmt w:val="bullet"/>
      <w:lvlText w:val=""/>
      <w:lvlJc w:val="left"/>
      <w:pPr>
        <w:ind w:left="5040" w:hanging="360"/>
      </w:pPr>
      <w:rPr>
        <w:rFonts w:hint="default" w:ascii="Symbol" w:hAnsi="Symbol"/>
      </w:rPr>
    </w:lvl>
    <w:lvl w:ilvl="7" w:tplc="194A9152">
      <w:start w:val="1"/>
      <w:numFmt w:val="bullet"/>
      <w:lvlText w:val="o"/>
      <w:lvlJc w:val="left"/>
      <w:pPr>
        <w:ind w:left="5760" w:hanging="360"/>
      </w:pPr>
      <w:rPr>
        <w:rFonts w:hint="default" w:ascii="Courier New" w:hAnsi="Courier New"/>
      </w:rPr>
    </w:lvl>
    <w:lvl w:ilvl="8" w:tplc="8416CA24">
      <w:start w:val="1"/>
      <w:numFmt w:val="bullet"/>
      <w:lvlText w:val=""/>
      <w:lvlJc w:val="left"/>
      <w:pPr>
        <w:ind w:left="6480" w:hanging="360"/>
      </w:pPr>
      <w:rPr>
        <w:rFonts w:hint="default" w:ascii="Wingdings" w:hAnsi="Wingdings"/>
      </w:rPr>
    </w:lvl>
  </w:abstractNum>
  <w:abstractNum w:abstractNumId="59" w15:restartNumberingAfterBreak="0">
    <w:nsid w:val="70775086"/>
    <w:multiLevelType w:val="hybridMultilevel"/>
    <w:tmpl w:val="CAC8E72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0" w15:restartNumberingAfterBreak="0">
    <w:nsid w:val="70A53E4D"/>
    <w:multiLevelType w:val="hybridMultilevel"/>
    <w:tmpl w:val="3C7E41F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287DD61"/>
    <w:multiLevelType w:val="hybridMultilevel"/>
    <w:tmpl w:val="FFFFFFFF"/>
    <w:lvl w:ilvl="0" w:tplc="7FA0BB8C">
      <w:start w:val="1"/>
      <w:numFmt w:val="bullet"/>
      <w:lvlText w:val="o"/>
      <w:lvlJc w:val="left"/>
      <w:pPr>
        <w:ind w:left="1080" w:hanging="360"/>
      </w:pPr>
      <w:rPr>
        <w:rFonts w:hint="default" w:ascii="Courier New" w:hAnsi="Courier New"/>
      </w:rPr>
    </w:lvl>
    <w:lvl w:ilvl="1" w:tplc="9F66ADFC">
      <w:start w:val="1"/>
      <w:numFmt w:val="bullet"/>
      <w:lvlText w:val="o"/>
      <w:lvlJc w:val="left"/>
      <w:pPr>
        <w:ind w:left="1800" w:hanging="360"/>
      </w:pPr>
      <w:rPr>
        <w:rFonts w:hint="default" w:ascii="Courier New" w:hAnsi="Courier New"/>
      </w:rPr>
    </w:lvl>
    <w:lvl w:ilvl="2" w:tplc="0C4E7C3C">
      <w:start w:val="1"/>
      <w:numFmt w:val="bullet"/>
      <w:lvlText w:val=""/>
      <w:lvlJc w:val="left"/>
      <w:pPr>
        <w:ind w:left="2520" w:hanging="360"/>
      </w:pPr>
      <w:rPr>
        <w:rFonts w:hint="default" w:ascii="Wingdings" w:hAnsi="Wingdings"/>
      </w:rPr>
    </w:lvl>
    <w:lvl w:ilvl="3" w:tplc="9D460740">
      <w:start w:val="1"/>
      <w:numFmt w:val="bullet"/>
      <w:lvlText w:val=""/>
      <w:lvlJc w:val="left"/>
      <w:pPr>
        <w:ind w:left="3240" w:hanging="360"/>
      </w:pPr>
      <w:rPr>
        <w:rFonts w:hint="default" w:ascii="Symbol" w:hAnsi="Symbol"/>
      </w:rPr>
    </w:lvl>
    <w:lvl w:ilvl="4" w:tplc="7220A466">
      <w:start w:val="1"/>
      <w:numFmt w:val="bullet"/>
      <w:lvlText w:val="o"/>
      <w:lvlJc w:val="left"/>
      <w:pPr>
        <w:ind w:left="3960" w:hanging="360"/>
      </w:pPr>
      <w:rPr>
        <w:rFonts w:hint="default" w:ascii="Courier New" w:hAnsi="Courier New"/>
      </w:rPr>
    </w:lvl>
    <w:lvl w:ilvl="5" w:tplc="887A57DA">
      <w:start w:val="1"/>
      <w:numFmt w:val="bullet"/>
      <w:lvlText w:val=""/>
      <w:lvlJc w:val="left"/>
      <w:pPr>
        <w:ind w:left="4680" w:hanging="360"/>
      </w:pPr>
      <w:rPr>
        <w:rFonts w:hint="default" w:ascii="Wingdings" w:hAnsi="Wingdings"/>
      </w:rPr>
    </w:lvl>
    <w:lvl w:ilvl="6" w:tplc="B8DC5E34">
      <w:start w:val="1"/>
      <w:numFmt w:val="bullet"/>
      <w:lvlText w:val=""/>
      <w:lvlJc w:val="left"/>
      <w:pPr>
        <w:ind w:left="5400" w:hanging="360"/>
      </w:pPr>
      <w:rPr>
        <w:rFonts w:hint="default" w:ascii="Symbol" w:hAnsi="Symbol"/>
      </w:rPr>
    </w:lvl>
    <w:lvl w:ilvl="7" w:tplc="4A8C5662">
      <w:start w:val="1"/>
      <w:numFmt w:val="bullet"/>
      <w:lvlText w:val="o"/>
      <w:lvlJc w:val="left"/>
      <w:pPr>
        <w:ind w:left="6120" w:hanging="360"/>
      </w:pPr>
      <w:rPr>
        <w:rFonts w:hint="default" w:ascii="Courier New" w:hAnsi="Courier New"/>
      </w:rPr>
    </w:lvl>
    <w:lvl w:ilvl="8" w:tplc="5114BF52">
      <w:start w:val="1"/>
      <w:numFmt w:val="bullet"/>
      <w:lvlText w:val=""/>
      <w:lvlJc w:val="left"/>
      <w:pPr>
        <w:ind w:left="6840" w:hanging="360"/>
      </w:pPr>
      <w:rPr>
        <w:rFonts w:hint="default" w:ascii="Wingdings" w:hAnsi="Wingdings"/>
      </w:rPr>
    </w:lvl>
  </w:abstractNum>
  <w:abstractNum w:abstractNumId="62" w15:restartNumberingAfterBreak="0">
    <w:nsid w:val="745F33A0"/>
    <w:multiLevelType w:val="hybridMultilevel"/>
    <w:tmpl w:val="A25C17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491B6C0"/>
    <w:multiLevelType w:val="hybridMultilevel"/>
    <w:tmpl w:val="543838C8"/>
    <w:lvl w:ilvl="0" w:tplc="D0282E9C">
      <w:start w:val="1"/>
      <w:numFmt w:val="bullet"/>
      <w:lvlText w:val=""/>
      <w:lvlJc w:val="left"/>
      <w:pPr>
        <w:ind w:left="720" w:hanging="360"/>
      </w:pPr>
      <w:rPr>
        <w:rFonts w:hint="default" w:ascii="Symbol" w:hAnsi="Symbol"/>
      </w:rPr>
    </w:lvl>
    <w:lvl w:ilvl="1" w:tplc="901C292A">
      <w:start w:val="1"/>
      <w:numFmt w:val="bullet"/>
      <w:lvlText w:val="o"/>
      <w:lvlJc w:val="left"/>
      <w:pPr>
        <w:ind w:left="1440" w:hanging="360"/>
      </w:pPr>
      <w:rPr>
        <w:rFonts w:hint="default" w:ascii="Courier New" w:hAnsi="Courier New"/>
      </w:rPr>
    </w:lvl>
    <w:lvl w:ilvl="2" w:tplc="A7281AEC">
      <w:start w:val="1"/>
      <w:numFmt w:val="bullet"/>
      <w:lvlText w:val=""/>
      <w:lvlJc w:val="left"/>
      <w:pPr>
        <w:ind w:left="2160" w:hanging="360"/>
      </w:pPr>
      <w:rPr>
        <w:rFonts w:hint="default" w:ascii="Wingdings" w:hAnsi="Wingdings"/>
      </w:rPr>
    </w:lvl>
    <w:lvl w:ilvl="3" w:tplc="3F4A68E6">
      <w:start w:val="1"/>
      <w:numFmt w:val="bullet"/>
      <w:lvlText w:val=""/>
      <w:lvlJc w:val="left"/>
      <w:pPr>
        <w:ind w:left="2880" w:hanging="360"/>
      </w:pPr>
      <w:rPr>
        <w:rFonts w:hint="default" w:ascii="Symbol" w:hAnsi="Symbol"/>
      </w:rPr>
    </w:lvl>
    <w:lvl w:ilvl="4" w:tplc="C172A482">
      <w:start w:val="1"/>
      <w:numFmt w:val="bullet"/>
      <w:lvlText w:val="o"/>
      <w:lvlJc w:val="left"/>
      <w:pPr>
        <w:ind w:left="3600" w:hanging="360"/>
      </w:pPr>
      <w:rPr>
        <w:rFonts w:hint="default" w:ascii="Courier New" w:hAnsi="Courier New"/>
      </w:rPr>
    </w:lvl>
    <w:lvl w:ilvl="5" w:tplc="7F74FF4C">
      <w:start w:val="1"/>
      <w:numFmt w:val="bullet"/>
      <w:lvlText w:val=""/>
      <w:lvlJc w:val="left"/>
      <w:pPr>
        <w:ind w:left="4320" w:hanging="360"/>
      </w:pPr>
      <w:rPr>
        <w:rFonts w:hint="default" w:ascii="Wingdings" w:hAnsi="Wingdings"/>
      </w:rPr>
    </w:lvl>
    <w:lvl w:ilvl="6" w:tplc="C6ECFD3A">
      <w:start w:val="1"/>
      <w:numFmt w:val="bullet"/>
      <w:lvlText w:val=""/>
      <w:lvlJc w:val="left"/>
      <w:pPr>
        <w:ind w:left="5040" w:hanging="360"/>
      </w:pPr>
      <w:rPr>
        <w:rFonts w:hint="default" w:ascii="Symbol" w:hAnsi="Symbol"/>
      </w:rPr>
    </w:lvl>
    <w:lvl w:ilvl="7" w:tplc="26C8135A">
      <w:start w:val="1"/>
      <w:numFmt w:val="bullet"/>
      <w:lvlText w:val="o"/>
      <w:lvlJc w:val="left"/>
      <w:pPr>
        <w:ind w:left="5760" w:hanging="360"/>
      </w:pPr>
      <w:rPr>
        <w:rFonts w:hint="default" w:ascii="Courier New" w:hAnsi="Courier New"/>
      </w:rPr>
    </w:lvl>
    <w:lvl w:ilvl="8" w:tplc="B45811F8">
      <w:start w:val="1"/>
      <w:numFmt w:val="bullet"/>
      <w:lvlText w:val=""/>
      <w:lvlJc w:val="left"/>
      <w:pPr>
        <w:ind w:left="6480" w:hanging="360"/>
      </w:pPr>
      <w:rPr>
        <w:rFonts w:hint="default" w:ascii="Wingdings" w:hAnsi="Wingdings"/>
      </w:rPr>
    </w:lvl>
  </w:abstractNum>
  <w:abstractNum w:abstractNumId="64" w15:restartNumberingAfterBreak="0">
    <w:nsid w:val="74AE79E9"/>
    <w:multiLevelType w:val="hybridMultilevel"/>
    <w:tmpl w:val="E4F4F694"/>
    <w:lvl w:ilvl="0" w:tplc="0409000F">
      <w:start w:val="1"/>
      <w:numFmt w:val="decimal"/>
      <w:lvlText w:val="%1."/>
      <w:lvlJc w:val="left"/>
      <w:pPr>
        <w:ind w:left="108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78DB32F6"/>
    <w:multiLevelType w:val="hybridMultilevel"/>
    <w:tmpl w:val="FFFFFFFF"/>
    <w:lvl w:ilvl="0" w:tplc="168AEAC6">
      <w:start w:val="1"/>
      <w:numFmt w:val="bullet"/>
      <w:lvlText w:val="-"/>
      <w:lvlJc w:val="left"/>
      <w:pPr>
        <w:ind w:left="720" w:hanging="360"/>
      </w:pPr>
      <w:rPr>
        <w:rFonts w:hint="default" w:ascii="Aptos" w:hAnsi="Aptos"/>
      </w:rPr>
    </w:lvl>
    <w:lvl w:ilvl="1" w:tplc="6DDAD090">
      <w:start w:val="1"/>
      <w:numFmt w:val="bullet"/>
      <w:lvlText w:val="o"/>
      <w:lvlJc w:val="left"/>
      <w:pPr>
        <w:ind w:left="1440" w:hanging="360"/>
      </w:pPr>
      <w:rPr>
        <w:rFonts w:hint="default" w:ascii="Courier New" w:hAnsi="Courier New"/>
      </w:rPr>
    </w:lvl>
    <w:lvl w:ilvl="2" w:tplc="D828008E">
      <w:start w:val="1"/>
      <w:numFmt w:val="bullet"/>
      <w:lvlText w:val=""/>
      <w:lvlJc w:val="left"/>
      <w:pPr>
        <w:ind w:left="2160" w:hanging="360"/>
      </w:pPr>
      <w:rPr>
        <w:rFonts w:hint="default" w:ascii="Wingdings" w:hAnsi="Wingdings"/>
      </w:rPr>
    </w:lvl>
    <w:lvl w:ilvl="3" w:tplc="8D708D7C">
      <w:start w:val="1"/>
      <w:numFmt w:val="bullet"/>
      <w:lvlText w:val=""/>
      <w:lvlJc w:val="left"/>
      <w:pPr>
        <w:ind w:left="2880" w:hanging="360"/>
      </w:pPr>
      <w:rPr>
        <w:rFonts w:hint="default" w:ascii="Symbol" w:hAnsi="Symbol"/>
      </w:rPr>
    </w:lvl>
    <w:lvl w:ilvl="4" w:tplc="56E29E2A">
      <w:start w:val="1"/>
      <w:numFmt w:val="bullet"/>
      <w:lvlText w:val="o"/>
      <w:lvlJc w:val="left"/>
      <w:pPr>
        <w:ind w:left="3600" w:hanging="360"/>
      </w:pPr>
      <w:rPr>
        <w:rFonts w:hint="default" w:ascii="Courier New" w:hAnsi="Courier New"/>
      </w:rPr>
    </w:lvl>
    <w:lvl w:ilvl="5" w:tplc="4FF84F32">
      <w:start w:val="1"/>
      <w:numFmt w:val="bullet"/>
      <w:lvlText w:val=""/>
      <w:lvlJc w:val="left"/>
      <w:pPr>
        <w:ind w:left="4320" w:hanging="360"/>
      </w:pPr>
      <w:rPr>
        <w:rFonts w:hint="default" w:ascii="Wingdings" w:hAnsi="Wingdings"/>
      </w:rPr>
    </w:lvl>
    <w:lvl w:ilvl="6" w:tplc="9BE05C50">
      <w:start w:val="1"/>
      <w:numFmt w:val="bullet"/>
      <w:lvlText w:val=""/>
      <w:lvlJc w:val="left"/>
      <w:pPr>
        <w:ind w:left="5040" w:hanging="360"/>
      </w:pPr>
      <w:rPr>
        <w:rFonts w:hint="default" w:ascii="Symbol" w:hAnsi="Symbol"/>
      </w:rPr>
    </w:lvl>
    <w:lvl w:ilvl="7" w:tplc="C0DE8BE0">
      <w:start w:val="1"/>
      <w:numFmt w:val="bullet"/>
      <w:lvlText w:val="o"/>
      <w:lvlJc w:val="left"/>
      <w:pPr>
        <w:ind w:left="5760" w:hanging="360"/>
      </w:pPr>
      <w:rPr>
        <w:rFonts w:hint="default" w:ascii="Courier New" w:hAnsi="Courier New"/>
      </w:rPr>
    </w:lvl>
    <w:lvl w:ilvl="8" w:tplc="873A4268">
      <w:start w:val="1"/>
      <w:numFmt w:val="bullet"/>
      <w:lvlText w:val=""/>
      <w:lvlJc w:val="left"/>
      <w:pPr>
        <w:ind w:left="6480" w:hanging="360"/>
      </w:pPr>
      <w:rPr>
        <w:rFonts w:hint="default" w:ascii="Wingdings" w:hAnsi="Wingdings"/>
      </w:rPr>
    </w:lvl>
  </w:abstractNum>
  <w:abstractNum w:abstractNumId="66" w15:restartNumberingAfterBreak="0">
    <w:nsid w:val="7A0E377A"/>
    <w:multiLevelType w:val="hybridMultilevel"/>
    <w:tmpl w:val="6F4639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7" w15:restartNumberingAfterBreak="0">
    <w:nsid w:val="7B5ACD84"/>
    <w:multiLevelType w:val="hybridMultilevel"/>
    <w:tmpl w:val="06007B36"/>
    <w:lvl w:ilvl="0" w:tplc="4038EF2A">
      <w:start w:val="1"/>
      <w:numFmt w:val="decimal"/>
      <w:lvlText w:val="%1."/>
      <w:lvlJc w:val="left"/>
      <w:pPr>
        <w:ind w:left="720" w:hanging="360"/>
      </w:pPr>
    </w:lvl>
    <w:lvl w:ilvl="1" w:tplc="C8F60088">
      <w:start w:val="1"/>
      <w:numFmt w:val="lowerLetter"/>
      <w:lvlText w:val="%2."/>
      <w:lvlJc w:val="left"/>
      <w:pPr>
        <w:ind w:left="1440" w:hanging="360"/>
      </w:pPr>
    </w:lvl>
    <w:lvl w:ilvl="2" w:tplc="BA584720">
      <w:start w:val="1"/>
      <w:numFmt w:val="lowerRoman"/>
      <w:lvlText w:val="%3."/>
      <w:lvlJc w:val="right"/>
      <w:pPr>
        <w:ind w:left="2160" w:hanging="180"/>
      </w:pPr>
    </w:lvl>
    <w:lvl w:ilvl="3" w:tplc="2C565C0C">
      <w:start w:val="2"/>
      <w:numFmt w:val="decimal"/>
      <w:lvlText w:val="%4."/>
      <w:lvlJc w:val="left"/>
      <w:pPr>
        <w:ind w:left="1180" w:hanging="360"/>
      </w:pPr>
    </w:lvl>
    <w:lvl w:ilvl="4" w:tplc="A19AFD1C">
      <w:start w:val="1"/>
      <w:numFmt w:val="lowerLetter"/>
      <w:lvlText w:val="%5."/>
      <w:lvlJc w:val="left"/>
      <w:pPr>
        <w:ind w:left="3600" w:hanging="360"/>
      </w:pPr>
    </w:lvl>
    <w:lvl w:ilvl="5" w:tplc="A9FA5D16">
      <w:start w:val="1"/>
      <w:numFmt w:val="lowerRoman"/>
      <w:lvlText w:val="%6."/>
      <w:lvlJc w:val="right"/>
      <w:pPr>
        <w:ind w:left="4320" w:hanging="180"/>
      </w:pPr>
    </w:lvl>
    <w:lvl w:ilvl="6" w:tplc="8C0079CC">
      <w:start w:val="1"/>
      <w:numFmt w:val="decimal"/>
      <w:lvlText w:val="%7."/>
      <w:lvlJc w:val="left"/>
      <w:pPr>
        <w:ind w:left="5040" w:hanging="360"/>
      </w:pPr>
    </w:lvl>
    <w:lvl w:ilvl="7" w:tplc="23B42D2C">
      <w:start w:val="1"/>
      <w:numFmt w:val="lowerLetter"/>
      <w:lvlText w:val="%8."/>
      <w:lvlJc w:val="left"/>
      <w:pPr>
        <w:ind w:left="5760" w:hanging="360"/>
      </w:pPr>
    </w:lvl>
    <w:lvl w:ilvl="8" w:tplc="78CE089A">
      <w:start w:val="1"/>
      <w:numFmt w:val="lowerRoman"/>
      <w:lvlText w:val="%9."/>
      <w:lvlJc w:val="right"/>
      <w:pPr>
        <w:ind w:left="6480" w:hanging="180"/>
      </w:pPr>
    </w:lvl>
  </w:abstractNum>
  <w:abstractNum w:abstractNumId="68" w15:restartNumberingAfterBreak="0">
    <w:nsid w:val="7B76F998"/>
    <w:multiLevelType w:val="hybridMultilevel"/>
    <w:tmpl w:val="3490DD60"/>
    <w:lvl w:ilvl="0" w:tplc="28CCA1AA">
      <w:start w:val="1"/>
      <w:numFmt w:val="decimal"/>
      <w:lvlText w:val="%1."/>
      <w:lvlJc w:val="left"/>
      <w:pPr>
        <w:ind w:left="720" w:hanging="360"/>
      </w:pPr>
    </w:lvl>
    <w:lvl w:ilvl="1" w:tplc="8D683BA4">
      <w:start w:val="1"/>
      <w:numFmt w:val="lowerLetter"/>
      <w:lvlText w:val="%2."/>
      <w:lvlJc w:val="left"/>
      <w:pPr>
        <w:ind w:left="1440" w:hanging="360"/>
      </w:pPr>
    </w:lvl>
    <w:lvl w:ilvl="2" w:tplc="6AFE26B8">
      <w:start w:val="1"/>
      <w:numFmt w:val="lowerRoman"/>
      <w:lvlText w:val="%3."/>
      <w:lvlJc w:val="right"/>
      <w:pPr>
        <w:ind w:left="2160" w:hanging="180"/>
      </w:pPr>
    </w:lvl>
    <w:lvl w:ilvl="3" w:tplc="E040BAD6">
      <w:start w:val="1"/>
      <w:numFmt w:val="decimal"/>
      <w:lvlText w:val="%4."/>
      <w:lvlJc w:val="left"/>
      <w:pPr>
        <w:ind w:left="2880" w:hanging="360"/>
      </w:pPr>
    </w:lvl>
    <w:lvl w:ilvl="4" w:tplc="29B45136">
      <w:start w:val="1"/>
      <w:numFmt w:val="lowerLetter"/>
      <w:lvlText w:val="%5."/>
      <w:lvlJc w:val="left"/>
      <w:pPr>
        <w:ind w:left="3600" w:hanging="360"/>
      </w:pPr>
    </w:lvl>
    <w:lvl w:ilvl="5" w:tplc="D750BA40">
      <w:start w:val="1"/>
      <w:numFmt w:val="lowerRoman"/>
      <w:lvlText w:val="%6."/>
      <w:lvlJc w:val="right"/>
      <w:pPr>
        <w:ind w:left="4320" w:hanging="180"/>
      </w:pPr>
    </w:lvl>
    <w:lvl w:ilvl="6" w:tplc="AF04C65E">
      <w:start w:val="1"/>
      <w:numFmt w:val="decimal"/>
      <w:lvlText w:val="%7."/>
      <w:lvlJc w:val="left"/>
      <w:pPr>
        <w:ind w:left="5040" w:hanging="360"/>
      </w:pPr>
    </w:lvl>
    <w:lvl w:ilvl="7" w:tplc="7EC6EB8C">
      <w:start w:val="1"/>
      <w:numFmt w:val="lowerLetter"/>
      <w:lvlText w:val="%8."/>
      <w:lvlJc w:val="left"/>
      <w:pPr>
        <w:ind w:left="5760" w:hanging="360"/>
      </w:pPr>
    </w:lvl>
    <w:lvl w:ilvl="8" w:tplc="0DB4171C">
      <w:start w:val="1"/>
      <w:numFmt w:val="lowerRoman"/>
      <w:lvlText w:val="%9."/>
      <w:lvlJc w:val="right"/>
      <w:pPr>
        <w:ind w:left="6480" w:hanging="180"/>
      </w:pPr>
    </w:lvl>
  </w:abstractNum>
  <w:abstractNum w:abstractNumId="69" w15:restartNumberingAfterBreak="0">
    <w:nsid w:val="7BD0D41C"/>
    <w:multiLevelType w:val="hybridMultilevel"/>
    <w:tmpl w:val="15C44666"/>
    <w:lvl w:ilvl="0" w:tplc="0E6E0682">
      <w:start w:val="1"/>
      <w:numFmt w:val="decimal"/>
      <w:lvlText w:val="%1."/>
      <w:lvlJc w:val="left"/>
      <w:pPr>
        <w:ind w:left="720" w:hanging="360"/>
      </w:pPr>
    </w:lvl>
    <w:lvl w:ilvl="1" w:tplc="F7CCF10C">
      <w:start w:val="1"/>
      <w:numFmt w:val="lowerLetter"/>
      <w:lvlText w:val="%2."/>
      <w:lvlJc w:val="left"/>
      <w:pPr>
        <w:ind w:left="1440" w:hanging="360"/>
      </w:pPr>
    </w:lvl>
    <w:lvl w:ilvl="2" w:tplc="EB7CB92C">
      <w:start w:val="1"/>
      <w:numFmt w:val="lowerRoman"/>
      <w:lvlText w:val="%3."/>
      <w:lvlJc w:val="right"/>
      <w:pPr>
        <w:ind w:left="2160" w:hanging="180"/>
      </w:pPr>
    </w:lvl>
    <w:lvl w:ilvl="3" w:tplc="5B1224B8">
      <w:start w:val="5"/>
      <w:numFmt w:val="decimal"/>
      <w:lvlText w:val="%4."/>
      <w:lvlJc w:val="left"/>
      <w:pPr>
        <w:ind w:left="1180" w:hanging="360"/>
      </w:pPr>
    </w:lvl>
    <w:lvl w:ilvl="4" w:tplc="11D8D8F4">
      <w:start w:val="1"/>
      <w:numFmt w:val="lowerLetter"/>
      <w:lvlText w:val="%5."/>
      <w:lvlJc w:val="left"/>
      <w:pPr>
        <w:ind w:left="3600" w:hanging="360"/>
      </w:pPr>
    </w:lvl>
    <w:lvl w:ilvl="5" w:tplc="A808BB0E">
      <w:start w:val="1"/>
      <w:numFmt w:val="lowerRoman"/>
      <w:lvlText w:val="%6."/>
      <w:lvlJc w:val="right"/>
      <w:pPr>
        <w:ind w:left="4320" w:hanging="180"/>
      </w:pPr>
    </w:lvl>
    <w:lvl w:ilvl="6" w:tplc="AE128726">
      <w:start w:val="1"/>
      <w:numFmt w:val="decimal"/>
      <w:lvlText w:val="%7."/>
      <w:lvlJc w:val="left"/>
      <w:pPr>
        <w:ind w:left="5040" w:hanging="360"/>
      </w:pPr>
    </w:lvl>
    <w:lvl w:ilvl="7" w:tplc="4BBCEC36">
      <w:start w:val="1"/>
      <w:numFmt w:val="lowerLetter"/>
      <w:lvlText w:val="%8."/>
      <w:lvlJc w:val="left"/>
      <w:pPr>
        <w:ind w:left="5760" w:hanging="360"/>
      </w:pPr>
    </w:lvl>
    <w:lvl w:ilvl="8" w:tplc="5586542A">
      <w:start w:val="1"/>
      <w:numFmt w:val="lowerRoman"/>
      <w:lvlText w:val="%9."/>
      <w:lvlJc w:val="right"/>
      <w:pPr>
        <w:ind w:left="6480" w:hanging="180"/>
      </w:pPr>
    </w:lvl>
  </w:abstractNum>
  <w:num w:numId="1" w16cid:durableId="355237684">
    <w:abstractNumId w:val="30"/>
  </w:num>
  <w:num w:numId="2" w16cid:durableId="47923945">
    <w:abstractNumId w:val="18"/>
  </w:num>
  <w:num w:numId="3" w16cid:durableId="1650986255">
    <w:abstractNumId w:val="4"/>
  </w:num>
  <w:num w:numId="4" w16cid:durableId="295180381">
    <w:abstractNumId w:val="63"/>
  </w:num>
  <w:num w:numId="5" w16cid:durableId="893736753">
    <w:abstractNumId w:val="42"/>
  </w:num>
  <w:num w:numId="6" w16cid:durableId="1186288787">
    <w:abstractNumId w:val="8"/>
  </w:num>
  <w:num w:numId="7" w16cid:durableId="108739329">
    <w:abstractNumId w:val="51"/>
  </w:num>
  <w:num w:numId="8" w16cid:durableId="1671181795">
    <w:abstractNumId w:val="58"/>
  </w:num>
  <w:num w:numId="9" w16cid:durableId="2024504409">
    <w:abstractNumId w:val="36"/>
  </w:num>
  <w:num w:numId="10" w16cid:durableId="1441804816">
    <w:abstractNumId w:val="38"/>
  </w:num>
  <w:num w:numId="11" w16cid:durableId="2036299567">
    <w:abstractNumId w:val="29"/>
  </w:num>
  <w:num w:numId="12" w16cid:durableId="1477792674">
    <w:abstractNumId w:val="3"/>
  </w:num>
  <w:num w:numId="13" w16cid:durableId="1963880468">
    <w:abstractNumId w:val="44"/>
  </w:num>
  <w:num w:numId="14" w16cid:durableId="1101025387">
    <w:abstractNumId w:val="25"/>
  </w:num>
  <w:num w:numId="15" w16cid:durableId="1388726017">
    <w:abstractNumId w:val="56"/>
  </w:num>
  <w:num w:numId="16" w16cid:durableId="1498108499">
    <w:abstractNumId w:val="69"/>
  </w:num>
  <w:num w:numId="17" w16cid:durableId="141047060">
    <w:abstractNumId w:val="2"/>
  </w:num>
  <w:num w:numId="18" w16cid:durableId="689373249">
    <w:abstractNumId w:val="22"/>
  </w:num>
  <w:num w:numId="19" w16cid:durableId="690301971">
    <w:abstractNumId w:val="67"/>
  </w:num>
  <w:num w:numId="20" w16cid:durableId="718482607">
    <w:abstractNumId w:val="40"/>
  </w:num>
  <w:num w:numId="21" w16cid:durableId="50349088">
    <w:abstractNumId w:val="28"/>
  </w:num>
  <w:num w:numId="22" w16cid:durableId="1183203967">
    <w:abstractNumId w:val="32"/>
  </w:num>
  <w:num w:numId="23" w16cid:durableId="1529834015">
    <w:abstractNumId w:val="26"/>
  </w:num>
  <w:num w:numId="24" w16cid:durableId="1180971629">
    <w:abstractNumId w:val="34"/>
  </w:num>
  <w:num w:numId="25" w16cid:durableId="532813181">
    <w:abstractNumId w:val="16"/>
  </w:num>
  <w:num w:numId="26" w16cid:durableId="1463500133">
    <w:abstractNumId w:val="66"/>
  </w:num>
  <w:num w:numId="27" w16cid:durableId="1396471429">
    <w:abstractNumId w:val="24"/>
  </w:num>
  <w:num w:numId="28" w16cid:durableId="1485463718">
    <w:abstractNumId w:val="66"/>
    <w:lvlOverride w:ilvl="0">
      <w:startOverride w:val="1"/>
    </w:lvlOverride>
    <w:lvlOverride w:ilvl="1"/>
    <w:lvlOverride w:ilvl="2"/>
    <w:lvlOverride w:ilvl="3"/>
    <w:lvlOverride w:ilvl="4"/>
    <w:lvlOverride w:ilvl="5"/>
    <w:lvlOverride w:ilvl="6"/>
    <w:lvlOverride w:ilvl="7"/>
    <w:lvlOverride w:ilvl="8"/>
  </w:num>
  <w:num w:numId="29" w16cid:durableId="9687839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39632138">
    <w:abstractNumId w:val="35"/>
  </w:num>
  <w:num w:numId="31" w16cid:durableId="1567303822">
    <w:abstractNumId w:val="27"/>
  </w:num>
  <w:num w:numId="32" w16cid:durableId="331835333">
    <w:abstractNumId w:val="41"/>
  </w:num>
  <w:num w:numId="33" w16cid:durableId="621303859">
    <w:abstractNumId w:val="17"/>
  </w:num>
  <w:num w:numId="34" w16cid:durableId="1201478009">
    <w:abstractNumId w:val="59"/>
  </w:num>
  <w:num w:numId="35" w16cid:durableId="1358312515">
    <w:abstractNumId w:val="31"/>
  </w:num>
  <w:num w:numId="36" w16cid:durableId="1938252784">
    <w:abstractNumId w:val="11"/>
  </w:num>
  <w:num w:numId="37" w16cid:durableId="971715558">
    <w:abstractNumId w:val="6"/>
  </w:num>
  <w:num w:numId="38" w16cid:durableId="2061901479">
    <w:abstractNumId w:val="39"/>
  </w:num>
  <w:num w:numId="39" w16cid:durableId="1313868883">
    <w:abstractNumId w:val="64"/>
  </w:num>
  <w:num w:numId="40" w16cid:durableId="1889343055">
    <w:abstractNumId w:val="46"/>
  </w:num>
  <w:num w:numId="41" w16cid:durableId="1320770819">
    <w:abstractNumId w:val="37"/>
  </w:num>
  <w:num w:numId="42" w16cid:durableId="1336301340">
    <w:abstractNumId w:val="62"/>
  </w:num>
  <w:num w:numId="43" w16cid:durableId="593050867">
    <w:abstractNumId w:val="5"/>
  </w:num>
  <w:num w:numId="44" w16cid:durableId="1278411672">
    <w:abstractNumId w:val="60"/>
  </w:num>
  <w:num w:numId="45" w16cid:durableId="1641568296">
    <w:abstractNumId w:val="12"/>
  </w:num>
  <w:num w:numId="46" w16cid:durableId="1668287058">
    <w:abstractNumId w:val="50"/>
  </w:num>
  <w:num w:numId="47" w16cid:durableId="1264147581">
    <w:abstractNumId w:val="19"/>
  </w:num>
  <w:num w:numId="48" w16cid:durableId="2109226409">
    <w:abstractNumId w:val="9"/>
  </w:num>
  <w:num w:numId="49" w16cid:durableId="500968214">
    <w:abstractNumId w:val="47"/>
  </w:num>
  <w:num w:numId="50" w16cid:durableId="631137493">
    <w:abstractNumId w:val="45"/>
  </w:num>
  <w:num w:numId="51" w16cid:durableId="1327594750">
    <w:abstractNumId w:val="54"/>
  </w:num>
  <w:num w:numId="52" w16cid:durableId="2052722833">
    <w:abstractNumId w:val="21"/>
  </w:num>
  <w:num w:numId="53" w16cid:durableId="529611677">
    <w:abstractNumId w:val="10"/>
  </w:num>
  <w:num w:numId="54" w16cid:durableId="774054793">
    <w:abstractNumId w:val="43"/>
  </w:num>
  <w:num w:numId="55" w16cid:durableId="1510831870">
    <w:abstractNumId w:val="23"/>
  </w:num>
  <w:num w:numId="56" w16cid:durableId="121730377">
    <w:abstractNumId w:val="53"/>
  </w:num>
  <w:num w:numId="57" w16cid:durableId="1878618444">
    <w:abstractNumId w:val="57"/>
  </w:num>
  <w:num w:numId="58" w16cid:durableId="416513497">
    <w:abstractNumId w:val="61"/>
  </w:num>
  <w:num w:numId="59" w16cid:durableId="1596093198">
    <w:abstractNumId w:val="14"/>
  </w:num>
  <w:num w:numId="60" w16cid:durableId="1635060289">
    <w:abstractNumId w:val="52"/>
  </w:num>
  <w:num w:numId="61" w16cid:durableId="1073622093">
    <w:abstractNumId w:val="0"/>
  </w:num>
  <w:num w:numId="62" w16cid:durableId="1659964113">
    <w:abstractNumId w:val="20"/>
  </w:num>
  <w:num w:numId="63" w16cid:durableId="1999460739">
    <w:abstractNumId w:val="1"/>
  </w:num>
  <w:num w:numId="64" w16cid:durableId="2054649474">
    <w:abstractNumId w:val="33"/>
  </w:num>
  <w:num w:numId="65" w16cid:durableId="1433210892">
    <w:abstractNumId w:val="65"/>
  </w:num>
  <w:num w:numId="66" w16cid:durableId="1789155673">
    <w:abstractNumId w:val="7"/>
  </w:num>
  <w:num w:numId="67" w16cid:durableId="1562212981">
    <w:abstractNumId w:val="49"/>
  </w:num>
  <w:num w:numId="68" w16cid:durableId="34475079">
    <w:abstractNumId w:val="68"/>
  </w:num>
  <w:num w:numId="69" w16cid:durableId="1359965194">
    <w:abstractNumId w:val="13"/>
  </w:num>
  <w:num w:numId="70" w16cid:durableId="1790319099">
    <w:abstractNumId w:val="48"/>
  </w:num>
  <w:num w:numId="71" w16cid:durableId="1950237076">
    <w:abstractNumId w:val="55"/>
  </w:num>
  <w:num w:numId="72" w16cid:durableId="1503667653">
    <w:abstractNumId w:val="15"/>
  </w:num>
</w:numbering>
</file>

<file path=word/people.xml><?xml version="1.0" encoding="utf-8"?>
<w15:people xmlns:mc="http://schemas.openxmlformats.org/markup-compatibility/2006" xmlns:w15="http://schemas.microsoft.com/office/word/2012/wordml" mc:Ignorable="w15">
  <w15:person w15:author="Nicholas Wiley">
    <w15:presenceInfo w15:providerId="AD" w15:userId="S::nmw264@nau.edu::e4e8fd6b-2571-4df3-93f8-751b4502c61e"/>
  </w15:person>
  <w15:person w15:author="Kimberly Allison">
    <w15:presenceInfo w15:providerId="AD" w15:userId="S::kra358@nau.edu::0c88fac9-267a-4af7-be05-5d90d761e3a2"/>
  </w15:person>
  <w15:person w15:author="Kimberly Allison">
    <w15:presenceInfo w15:providerId="AD" w15:userId="S::kra358@nau.edu::0c88fac9-267a-4af7-be05-5d90d761e3a2"/>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3F5"/>
    <w:rsid w:val="00001042"/>
    <w:rsid w:val="00002831"/>
    <w:rsid w:val="00003139"/>
    <w:rsid w:val="000046CC"/>
    <w:rsid w:val="000055EA"/>
    <w:rsid w:val="00005B7C"/>
    <w:rsid w:val="00006578"/>
    <w:rsid w:val="00006D11"/>
    <w:rsid w:val="00010F55"/>
    <w:rsid w:val="000206DA"/>
    <w:rsid w:val="00020ED0"/>
    <w:rsid w:val="00023734"/>
    <w:rsid w:val="000246A1"/>
    <w:rsid w:val="000377A2"/>
    <w:rsid w:val="00037B4B"/>
    <w:rsid w:val="00040CC1"/>
    <w:rsid w:val="00041A98"/>
    <w:rsid w:val="0004276C"/>
    <w:rsid w:val="00043E2C"/>
    <w:rsid w:val="00046A7C"/>
    <w:rsid w:val="0005243A"/>
    <w:rsid w:val="000532E4"/>
    <w:rsid w:val="00054150"/>
    <w:rsid w:val="000610C9"/>
    <w:rsid w:val="00061965"/>
    <w:rsid w:val="000624D6"/>
    <w:rsid w:val="000642E0"/>
    <w:rsid w:val="00065D2A"/>
    <w:rsid w:val="00065E23"/>
    <w:rsid w:val="000673A3"/>
    <w:rsid w:val="0007134E"/>
    <w:rsid w:val="00072FF2"/>
    <w:rsid w:val="000750D6"/>
    <w:rsid w:val="00076594"/>
    <w:rsid w:val="0007694E"/>
    <w:rsid w:val="00076F10"/>
    <w:rsid w:val="0008349A"/>
    <w:rsid w:val="00084DF2"/>
    <w:rsid w:val="00086532"/>
    <w:rsid w:val="000916BA"/>
    <w:rsid w:val="000934B7"/>
    <w:rsid w:val="000938E1"/>
    <w:rsid w:val="000949FE"/>
    <w:rsid w:val="00095909"/>
    <w:rsid w:val="00096C2D"/>
    <w:rsid w:val="000A0F6F"/>
    <w:rsid w:val="000A192D"/>
    <w:rsid w:val="000A23BF"/>
    <w:rsid w:val="000A32B3"/>
    <w:rsid w:val="000A5A3A"/>
    <w:rsid w:val="000A603E"/>
    <w:rsid w:val="000A6515"/>
    <w:rsid w:val="000A7303"/>
    <w:rsid w:val="000B44F5"/>
    <w:rsid w:val="000B4AB2"/>
    <w:rsid w:val="000B538A"/>
    <w:rsid w:val="000B6580"/>
    <w:rsid w:val="000B7181"/>
    <w:rsid w:val="000B784E"/>
    <w:rsid w:val="000C020B"/>
    <w:rsid w:val="000C0242"/>
    <w:rsid w:val="000C046A"/>
    <w:rsid w:val="000C0518"/>
    <w:rsid w:val="000C16F4"/>
    <w:rsid w:val="000C334F"/>
    <w:rsid w:val="000C633A"/>
    <w:rsid w:val="000D05ED"/>
    <w:rsid w:val="000D1230"/>
    <w:rsid w:val="000D409A"/>
    <w:rsid w:val="000D4C23"/>
    <w:rsid w:val="000D4D99"/>
    <w:rsid w:val="000D53C3"/>
    <w:rsid w:val="000D6404"/>
    <w:rsid w:val="000E0116"/>
    <w:rsid w:val="000E2E92"/>
    <w:rsid w:val="000E44CA"/>
    <w:rsid w:val="000E457F"/>
    <w:rsid w:val="000E4820"/>
    <w:rsid w:val="000E5B55"/>
    <w:rsid w:val="000F3AEF"/>
    <w:rsid w:val="000F54DA"/>
    <w:rsid w:val="000F6BF8"/>
    <w:rsid w:val="000F7442"/>
    <w:rsid w:val="00100747"/>
    <w:rsid w:val="001009AB"/>
    <w:rsid w:val="00101FED"/>
    <w:rsid w:val="0010358A"/>
    <w:rsid w:val="00104E26"/>
    <w:rsid w:val="00105D30"/>
    <w:rsid w:val="001060E0"/>
    <w:rsid w:val="0010713F"/>
    <w:rsid w:val="0010733E"/>
    <w:rsid w:val="00111228"/>
    <w:rsid w:val="00111B30"/>
    <w:rsid w:val="00115A01"/>
    <w:rsid w:val="00116150"/>
    <w:rsid w:val="0012022F"/>
    <w:rsid w:val="001209D1"/>
    <w:rsid w:val="00120D6A"/>
    <w:rsid w:val="0012280C"/>
    <w:rsid w:val="00122D9B"/>
    <w:rsid w:val="00123598"/>
    <w:rsid w:val="00124CC4"/>
    <w:rsid w:val="001277D7"/>
    <w:rsid w:val="00132369"/>
    <w:rsid w:val="00134680"/>
    <w:rsid w:val="00136527"/>
    <w:rsid w:val="00141531"/>
    <w:rsid w:val="001418C0"/>
    <w:rsid w:val="001424C6"/>
    <w:rsid w:val="00147255"/>
    <w:rsid w:val="001472B7"/>
    <w:rsid w:val="00147558"/>
    <w:rsid w:val="0015166D"/>
    <w:rsid w:val="00153040"/>
    <w:rsid w:val="00153401"/>
    <w:rsid w:val="00154AD1"/>
    <w:rsid w:val="00155384"/>
    <w:rsid w:val="001554EB"/>
    <w:rsid w:val="00156B2C"/>
    <w:rsid w:val="001579C1"/>
    <w:rsid w:val="00160EFB"/>
    <w:rsid w:val="00161841"/>
    <w:rsid w:val="001632C4"/>
    <w:rsid w:val="00164FB6"/>
    <w:rsid w:val="00165467"/>
    <w:rsid w:val="00166024"/>
    <w:rsid w:val="00166CA1"/>
    <w:rsid w:val="00167468"/>
    <w:rsid w:val="00170208"/>
    <w:rsid w:val="001703C5"/>
    <w:rsid w:val="00171544"/>
    <w:rsid w:val="00171A41"/>
    <w:rsid w:val="00171E61"/>
    <w:rsid w:val="00173C2D"/>
    <w:rsid w:val="00174004"/>
    <w:rsid w:val="00175DB3"/>
    <w:rsid w:val="00176A5D"/>
    <w:rsid w:val="00177C60"/>
    <w:rsid w:val="001827AF"/>
    <w:rsid w:val="00183059"/>
    <w:rsid w:val="00184885"/>
    <w:rsid w:val="00184E9A"/>
    <w:rsid w:val="001877FB"/>
    <w:rsid w:val="00190441"/>
    <w:rsid w:val="00190ED9"/>
    <w:rsid w:val="00192E19"/>
    <w:rsid w:val="00193465"/>
    <w:rsid w:val="0019491E"/>
    <w:rsid w:val="00195122"/>
    <w:rsid w:val="001A001C"/>
    <w:rsid w:val="001A6028"/>
    <w:rsid w:val="001A634E"/>
    <w:rsid w:val="001A758D"/>
    <w:rsid w:val="001B0B4C"/>
    <w:rsid w:val="001B2483"/>
    <w:rsid w:val="001B29F5"/>
    <w:rsid w:val="001B2F3C"/>
    <w:rsid w:val="001B36A0"/>
    <w:rsid w:val="001B6CFB"/>
    <w:rsid w:val="001B7438"/>
    <w:rsid w:val="001C4E95"/>
    <w:rsid w:val="001C5686"/>
    <w:rsid w:val="001C5906"/>
    <w:rsid w:val="001C5FC4"/>
    <w:rsid w:val="001C7B97"/>
    <w:rsid w:val="001D3F27"/>
    <w:rsid w:val="001D6E01"/>
    <w:rsid w:val="001E1F6D"/>
    <w:rsid w:val="001E2380"/>
    <w:rsid w:val="001F0587"/>
    <w:rsid w:val="001F2FC5"/>
    <w:rsid w:val="001F64EA"/>
    <w:rsid w:val="001F6861"/>
    <w:rsid w:val="001F7E06"/>
    <w:rsid w:val="001FDE5B"/>
    <w:rsid w:val="0020173F"/>
    <w:rsid w:val="00203AB6"/>
    <w:rsid w:val="00203D96"/>
    <w:rsid w:val="002040B5"/>
    <w:rsid w:val="002043BC"/>
    <w:rsid w:val="00205AE9"/>
    <w:rsid w:val="00206904"/>
    <w:rsid w:val="0020694F"/>
    <w:rsid w:val="00210111"/>
    <w:rsid w:val="00211806"/>
    <w:rsid w:val="00211B3A"/>
    <w:rsid w:val="00211B49"/>
    <w:rsid w:val="00211E90"/>
    <w:rsid w:val="00213EA7"/>
    <w:rsid w:val="00214F76"/>
    <w:rsid w:val="00215244"/>
    <w:rsid w:val="00215E26"/>
    <w:rsid w:val="0021655C"/>
    <w:rsid w:val="00216781"/>
    <w:rsid w:val="00217742"/>
    <w:rsid w:val="0022068B"/>
    <w:rsid w:val="00220F26"/>
    <w:rsid w:val="00221CF6"/>
    <w:rsid w:val="00222B0A"/>
    <w:rsid w:val="002251CC"/>
    <w:rsid w:val="00225A06"/>
    <w:rsid w:val="00226846"/>
    <w:rsid w:val="00226A65"/>
    <w:rsid w:val="002307A3"/>
    <w:rsid w:val="00233267"/>
    <w:rsid w:val="00233DC5"/>
    <w:rsid w:val="002352AC"/>
    <w:rsid w:val="00236232"/>
    <w:rsid w:val="002370D5"/>
    <w:rsid w:val="00240260"/>
    <w:rsid w:val="00241DAC"/>
    <w:rsid w:val="00242031"/>
    <w:rsid w:val="002426F3"/>
    <w:rsid w:val="00242F7F"/>
    <w:rsid w:val="00245C47"/>
    <w:rsid w:val="00247FBF"/>
    <w:rsid w:val="00251F7D"/>
    <w:rsid w:val="002522D7"/>
    <w:rsid w:val="002522E4"/>
    <w:rsid w:val="00252C15"/>
    <w:rsid w:val="00253DB7"/>
    <w:rsid w:val="00254A2A"/>
    <w:rsid w:val="00262252"/>
    <w:rsid w:val="002624BC"/>
    <w:rsid w:val="0026544A"/>
    <w:rsid w:val="00267291"/>
    <w:rsid w:val="0027082A"/>
    <w:rsid w:val="00270FB3"/>
    <w:rsid w:val="00271997"/>
    <w:rsid w:val="00271B99"/>
    <w:rsid w:val="00273CA8"/>
    <w:rsid w:val="00275A57"/>
    <w:rsid w:val="00276BDD"/>
    <w:rsid w:val="00282871"/>
    <w:rsid w:val="00282CB0"/>
    <w:rsid w:val="002848FC"/>
    <w:rsid w:val="002862A1"/>
    <w:rsid w:val="002867C2"/>
    <w:rsid w:val="00287CE3"/>
    <w:rsid w:val="002905C3"/>
    <w:rsid w:val="00291A2F"/>
    <w:rsid w:val="00292861"/>
    <w:rsid w:val="00295E9A"/>
    <w:rsid w:val="00296EA0"/>
    <w:rsid w:val="002970BA"/>
    <w:rsid w:val="00297984"/>
    <w:rsid w:val="00297A0B"/>
    <w:rsid w:val="00297DFE"/>
    <w:rsid w:val="002A1134"/>
    <w:rsid w:val="002A194B"/>
    <w:rsid w:val="002A224C"/>
    <w:rsid w:val="002A2375"/>
    <w:rsid w:val="002A3AC2"/>
    <w:rsid w:val="002A40AB"/>
    <w:rsid w:val="002A411C"/>
    <w:rsid w:val="002A4E63"/>
    <w:rsid w:val="002A6E03"/>
    <w:rsid w:val="002B0A8A"/>
    <w:rsid w:val="002B1937"/>
    <w:rsid w:val="002B2018"/>
    <w:rsid w:val="002B2172"/>
    <w:rsid w:val="002B2643"/>
    <w:rsid w:val="002B270D"/>
    <w:rsid w:val="002B316E"/>
    <w:rsid w:val="002B41CA"/>
    <w:rsid w:val="002B6FED"/>
    <w:rsid w:val="002B7041"/>
    <w:rsid w:val="002B7B9E"/>
    <w:rsid w:val="002B7C61"/>
    <w:rsid w:val="002C019C"/>
    <w:rsid w:val="002C286A"/>
    <w:rsid w:val="002C52F2"/>
    <w:rsid w:val="002D02B1"/>
    <w:rsid w:val="002D1501"/>
    <w:rsid w:val="002D1FF6"/>
    <w:rsid w:val="002D2CC4"/>
    <w:rsid w:val="002D318F"/>
    <w:rsid w:val="002D5502"/>
    <w:rsid w:val="002D796D"/>
    <w:rsid w:val="002D7B19"/>
    <w:rsid w:val="002D7FE4"/>
    <w:rsid w:val="002E0B6A"/>
    <w:rsid w:val="002E170C"/>
    <w:rsid w:val="002E1AB7"/>
    <w:rsid w:val="002E3617"/>
    <w:rsid w:val="002E40E6"/>
    <w:rsid w:val="002F0192"/>
    <w:rsid w:val="002F055C"/>
    <w:rsid w:val="002F0F6D"/>
    <w:rsid w:val="002F372D"/>
    <w:rsid w:val="002F4699"/>
    <w:rsid w:val="002F527E"/>
    <w:rsid w:val="002F552C"/>
    <w:rsid w:val="002F57D4"/>
    <w:rsid w:val="002F5C37"/>
    <w:rsid w:val="002F61D8"/>
    <w:rsid w:val="0030036E"/>
    <w:rsid w:val="00301EE5"/>
    <w:rsid w:val="00301FCC"/>
    <w:rsid w:val="003063C8"/>
    <w:rsid w:val="003072B2"/>
    <w:rsid w:val="00307D97"/>
    <w:rsid w:val="00307DE3"/>
    <w:rsid w:val="00311E41"/>
    <w:rsid w:val="003166DA"/>
    <w:rsid w:val="00316E0E"/>
    <w:rsid w:val="00321F0B"/>
    <w:rsid w:val="00323D42"/>
    <w:rsid w:val="003244A6"/>
    <w:rsid w:val="00324F87"/>
    <w:rsid w:val="00326679"/>
    <w:rsid w:val="00326D6C"/>
    <w:rsid w:val="003324B0"/>
    <w:rsid w:val="0033263E"/>
    <w:rsid w:val="0033274C"/>
    <w:rsid w:val="00332996"/>
    <w:rsid w:val="0033349A"/>
    <w:rsid w:val="003353F1"/>
    <w:rsid w:val="0033645A"/>
    <w:rsid w:val="003373C4"/>
    <w:rsid w:val="00341C03"/>
    <w:rsid w:val="003423E4"/>
    <w:rsid w:val="003426C8"/>
    <w:rsid w:val="00343BFC"/>
    <w:rsid w:val="003440F6"/>
    <w:rsid w:val="00344BB0"/>
    <w:rsid w:val="00345A97"/>
    <w:rsid w:val="00345CB0"/>
    <w:rsid w:val="00345E0E"/>
    <w:rsid w:val="0034701E"/>
    <w:rsid w:val="003476E1"/>
    <w:rsid w:val="0034772D"/>
    <w:rsid w:val="003501A6"/>
    <w:rsid w:val="003502E9"/>
    <w:rsid w:val="00350462"/>
    <w:rsid w:val="00350EA3"/>
    <w:rsid w:val="003522B4"/>
    <w:rsid w:val="003531CD"/>
    <w:rsid w:val="003555FB"/>
    <w:rsid w:val="00356AAB"/>
    <w:rsid w:val="00360C92"/>
    <w:rsid w:val="003618F4"/>
    <w:rsid w:val="003623CD"/>
    <w:rsid w:val="00363971"/>
    <w:rsid w:val="00365F12"/>
    <w:rsid w:val="003660CB"/>
    <w:rsid w:val="00371162"/>
    <w:rsid w:val="00372549"/>
    <w:rsid w:val="0037295F"/>
    <w:rsid w:val="0037400C"/>
    <w:rsid w:val="00374511"/>
    <w:rsid w:val="00375DC5"/>
    <w:rsid w:val="00383634"/>
    <w:rsid w:val="003843BD"/>
    <w:rsid w:val="003900E2"/>
    <w:rsid w:val="00390980"/>
    <w:rsid w:val="00391834"/>
    <w:rsid w:val="00394AB0"/>
    <w:rsid w:val="003A4A33"/>
    <w:rsid w:val="003A4A48"/>
    <w:rsid w:val="003A5083"/>
    <w:rsid w:val="003B20F1"/>
    <w:rsid w:val="003C035D"/>
    <w:rsid w:val="003C03FD"/>
    <w:rsid w:val="003C107D"/>
    <w:rsid w:val="003C215B"/>
    <w:rsid w:val="003C4D10"/>
    <w:rsid w:val="003C6022"/>
    <w:rsid w:val="003C684A"/>
    <w:rsid w:val="003D0D3B"/>
    <w:rsid w:val="003D2340"/>
    <w:rsid w:val="003D49BE"/>
    <w:rsid w:val="003D4DE7"/>
    <w:rsid w:val="003D67F8"/>
    <w:rsid w:val="003D68C6"/>
    <w:rsid w:val="003D7C87"/>
    <w:rsid w:val="003E015D"/>
    <w:rsid w:val="003E0566"/>
    <w:rsid w:val="003E15B3"/>
    <w:rsid w:val="003E176A"/>
    <w:rsid w:val="003E19E9"/>
    <w:rsid w:val="003E2A55"/>
    <w:rsid w:val="003F5E71"/>
    <w:rsid w:val="003F77D0"/>
    <w:rsid w:val="00402107"/>
    <w:rsid w:val="00402E5F"/>
    <w:rsid w:val="00404C4D"/>
    <w:rsid w:val="00405B0C"/>
    <w:rsid w:val="0040671C"/>
    <w:rsid w:val="004078C2"/>
    <w:rsid w:val="0040793F"/>
    <w:rsid w:val="0040C0BB"/>
    <w:rsid w:val="00412E3A"/>
    <w:rsid w:val="004168EF"/>
    <w:rsid w:val="00420053"/>
    <w:rsid w:val="00420B23"/>
    <w:rsid w:val="00421188"/>
    <w:rsid w:val="00423999"/>
    <w:rsid w:val="00424686"/>
    <w:rsid w:val="0042503B"/>
    <w:rsid w:val="00425426"/>
    <w:rsid w:val="00426E6C"/>
    <w:rsid w:val="00430EF9"/>
    <w:rsid w:val="00430F7A"/>
    <w:rsid w:val="00433716"/>
    <w:rsid w:val="004366CE"/>
    <w:rsid w:val="004378C3"/>
    <w:rsid w:val="00440393"/>
    <w:rsid w:val="00441BA3"/>
    <w:rsid w:val="00441D44"/>
    <w:rsid w:val="00442146"/>
    <w:rsid w:val="00444636"/>
    <w:rsid w:val="004446E9"/>
    <w:rsid w:val="00444BF7"/>
    <w:rsid w:val="004465E2"/>
    <w:rsid w:val="00446B1B"/>
    <w:rsid w:val="00447BF1"/>
    <w:rsid w:val="004533BF"/>
    <w:rsid w:val="00454BE9"/>
    <w:rsid w:val="00454DF3"/>
    <w:rsid w:val="00455139"/>
    <w:rsid w:val="00455745"/>
    <w:rsid w:val="00455CC4"/>
    <w:rsid w:val="00456E0D"/>
    <w:rsid w:val="00456ECD"/>
    <w:rsid w:val="00460DCE"/>
    <w:rsid w:val="004613CC"/>
    <w:rsid w:val="00462CD0"/>
    <w:rsid w:val="00463929"/>
    <w:rsid w:val="00463F29"/>
    <w:rsid w:val="004669C6"/>
    <w:rsid w:val="004721ED"/>
    <w:rsid w:val="004726E3"/>
    <w:rsid w:val="004728FA"/>
    <w:rsid w:val="0047534F"/>
    <w:rsid w:val="00475827"/>
    <w:rsid w:val="0048043A"/>
    <w:rsid w:val="0048059C"/>
    <w:rsid w:val="00481AD2"/>
    <w:rsid w:val="00482068"/>
    <w:rsid w:val="0048393B"/>
    <w:rsid w:val="00484993"/>
    <w:rsid w:val="004859B8"/>
    <w:rsid w:val="00486EEE"/>
    <w:rsid w:val="00487032"/>
    <w:rsid w:val="0049047B"/>
    <w:rsid w:val="0049159B"/>
    <w:rsid w:val="00492875"/>
    <w:rsid w:val="004934B6"/>
    <w:rsid w:val="0049474F"/>
    <w:rsid w:val="00497AE4"/>
    <w:rsid w:val="004A1184"/>
    <w:rsid w:val="004A25DC"/>
    <w:rsid w:val="004A3070"/>
    <w:rsid w:val="004A404D"/>
    <w:rsid w:val="004A6C7C"/>
    <w:rsid w:val="004B2912"/>
    <w:rsid w:val="004B2D26"/>
    <w:rsid w:val="004B4B6B"/>
    <w:rsid w:val="004B5404"/>
    <w:rsid w:val="004B6CFB"/>
    <w:rsid w:val="004B860D"/>
    <w:rsid w:val="004C119F"/>
    <w:rsid w:val="004C2280"/>
    <w:rsid w:val="004C2587"/>
    <w:rsid w:val="004C26E4"/>
    <w:rsid w:val="004C2C2B"/>
    <w:rsid w:val="004C2C74"/>
    <w:rsid w:val="004C3EE9"/>
    <w:rsid w:val="004C4373"/>
    <w:rsid w:val="004C4D7E"/>
    <w:rsid w:val="004C68B1"/>
    <w:rsid w:val="004C7F34"/>
    <w:rsid w:val="004D07D2"/>
    <w:rsid w:val="004D155F"/>
    <w:rsid w:val="004D2C36"/>
    <w:rsid w:val="004D3F0C"/>
    <w:rsid w:val="004D6298"/>
    <w:rsid w:val="004D64E8"/>
    <w:rsid w:val="004E25D8"/>
    <w:rsid w:val="004E3132"/>
    <w:rsid w:val="004E3B56"/>
    <w:rsid w:val="004E41F4"/>
    <w:rsid w:val="004E4BD2"/>
    <w:rsid w:val="004E519F"/>
    <w:rsid w:val="004E731A"/>
    <w:rsid w:val="004E74E6"/>
    <w:rsid w:val="004E76C7"/>
    <w:rsid w:val="004F1B6A"/>
    <w:rsid w:val="004F1DB1"/>
    <w:rsid w:val="004F53ED"/>
    <w:rsid w:val="004F7A46"/>
    <w:rsid w:val="00500277"/>
    <w:rsid w:val="005029B9"/>
    <w:rsid w:val="005038CB"/>
    <w:rsid w:val="00504BA7"/>
    <w:rsid w:val="005053AC"/>
    <w:rsid w:val="0050701E"/>
    <w:rsid w:val="005108BC"/>
    <w:rsid w:val="00512297"/>
    <w:rsid w:val="00514B33"/>
    <w:rsid w:val="00515285"/>
    <w:rsid w:val="005178F1"/>
    <w:rsid w:val="005179E8"/>
    <w:rsid w:val="00530BFB"/>
    <w:rsid w:val="0053114C"/>
    <w:rsid w:val="0053256C"/>
    <w:rsid w:val="005353F8"/>
    <w:rsid w:val="00540267"/>
    <w:rsid w:val="00544DF8"/>
    <w:rsid w:val="00545F88"/>
    <w:rsid w:val="005474DF"/>
    <w:rsid w:val="0055397E"/>
    <w:rsid w:val="00553ED7"/>
    <w:rsid w:val="0055413B"/>
    <w:rsid w:val="00557E32"/>
    <w:rsid w:val="00561884"/>
    <w:rsid w:val="00563AF2"/>
    <w:rsid w:val="00565D66"/>
    <w:rsid w:val="00566557"/>
    <w:rsid w:val="00567F45"/>
    <w:rsid w:val="0057073D"/>
    <w:rsid w:val="005712C3"/>
    <w:rsid w:val="00575777"/>
    <w:rsid w:val="00576430"/>
    <w:rsid w:val="0058292A"/>
    <w:rsid w:val="00582BAF"/>
    <w:rsid w:val="00583979"/>
    <w:rsid w:val="00585FEA"/>
    <w:rsid w:val="0058675A"/>
    <w:rsid w:val="00590CAE"/>
    <w:rsid w:val="00591962"/>
    <w:rsid w:val="00591BB9"/>
    <w:rsid w:val="00591F0C"/>
    <w:rsid w:val="005927FC"/>
    <w:rsid w:val="00592B59"/>
    <w:rsid w:val="00593CB3"/>
    <w:rsid w:val="0059575B"/>
    <w:rsid w:val="00595931"/>
    <w:rsid w:val="0059747A"/>
    <w:rsid w:val="00597B53"/>
    <w:rsid w:val="005A276C"/>
    <w:rsid w:val="005A525C"/>
    <w:rsid w:val="005A5DDB"/>
    <w:rsid w:val="005A77C0"/>
    <w:rsid w:val="005B02A0"/>
    <w:rsid w:val="005B58A7"/>
    <w:rsid w:val="005C019D"/>
    <w:rsid w:val="005C05F3"/>
    <w:rsid w:val="005C1DC3"/>
    <w:rsid w:val="005C3C2B"/>
    <w:rsid w:val="005C6EDB"/>
    <w:rsid w:val="005C73E2"/>
    <w:rsid w:val="005C783E"/>
    <w:rsid w:val="005D1D1E"/>
    <w:rsid w:val="005D2890"/>
    <w:rsid w:val="005D2B44"/>
    <w:rsid w:val="005D7FD2"/>
    <w:rsid w:val="005E2905"/>
    <w:rsid w:val="005E5ED1"/>
    <w:rsid w:val="005F0F90"/>
    <w:rsid w:val="005F130D"/>
    <w:rsid w:val="005F2274"/>
    <w:rsid w:val="005F3830"/>
    <w:rsid w:val="005F3D17"/>
    <w:rsid w:val="005F4216"/>
    <w:rsid w:val="005F43CE"/>
    <w:rsid w:val="005F63E2"/>
    <w:rsid w:val="005F7AF5"/>
    <w:rsid w:val="006043D0"/>
    <w:rsid w:val="006116DB"/>
    <w:rsid w:val="00612640"/>
    <w:rsid w:val="00612992"/>
    <w:rsid w:val="0061429B"/>
    <w:rsid w:val="006145DE"/>
    <w:rsid w:val="00615920"/>
    <w:rsid w:val="00616033"/>
    <w:rsid w:val="006215F7"/>
    <w:rsid w:val="00622829"/>
    <w:rsid w:val="006232C5"/>
    <w:rsid w:val="00624093"/>
    <w:rsid w:val="0062617C"/>
    <w:rsid w:val="00626390"/>
    <w:rsid w:val="00626EAC"/>
    <w:rsid w:val="00631191"/>
    <w:rsid w:val="006322F0"/>
    <w:rsid w:val="00633D00"/>
    <w:rsid w:val="006341D1"/>
    <w:rsid w:val="0063787E"/>
    <w:rsid w:val="006409EC"/>
    <w:rsid w:val="006413A4"/>
    <w:rsid w:val="00641744"/>
    <w:rsid w:val="00641F89"/>
    <w:rsid w:val="00642979"/>
    <w:rsid w:val="00642DD6"/>
    <w:rsid w:val="00644B0A"/>
    <w:rsid w:val="00645486"/>
    <w:rsid w:val="00645958"/>
    <w:rsid w:val="00652722"/>
    <w:rsid w:val="00652963"/>
    <w:rsid w:val="00653C99"/>
    <w:rsid w:val="00654280"/>
    <w:rsid w:val="00654A9D"/>
    <w:rsid w:val="00655A12"/>
    <w:rsid w:val="006569EC"/>
    <w:rsid w:val="006610B2"/>
    <w:rsid w:val="00661BEF"/>
    <w:rsid w:val="006633F5"/>
    <w:rsid w:val="0066624C"/>
    <w:rsid w:val="00667658"/>
    <w:rsid w:val="006712C3"/>
    <w:rsid w:val="00671C0B"/>
    <w:rsid w:val="00674544"/>
    <w:rsid w:val="00674A4D"/>
    <w:rsid w:val="006762A7"/>
    <w:rsid w:val="006770A0"/>
    <w:rsid w:val="00677129"/>
    <w:rsid w:val="006777E5"/>
    <w:rsid w:val="0068213C"/>
    <w:rsid w:val="00682D02"/>
    <w:rsid w:val="00682DA5"/>
    <w:rsid w:val="0068358E"/>
    <w:rsid w:val="00684A5B"/>
    <w:rsid w:val="0068663B"/>
    <w:rsid w:val="0069115D"/>
    <w:rsid w:val="00691259"/>
    <w:rsid w:val="00691AFB"/>
    <w:rsid w:val="006939A6"/>
    <w:rsid w:val="00697434"/>
    <w:rsid w:val="006A0B8C"/>
    <w:rsid w:val="006A27B0"/>
    <w:rsid w:val="006A55B1"/>
    <w:rsid w:val="006A5E97"/>
    <w:rsid w:val="006A6AB1"/>
    <w:rsid w:val="006B076A"/>
    <w:rsid w:val="006B0880"/>
    <w:rsid w:val="006B0F80"/>
    <w:rsid w:val="006B341D"/>
    <w:rsid w:val="006B5316"/>
    <w:rsid w:val="006B6B56"/>
    <w:rsid w:val="006B6C7F"/>
    <w:rsid w:val="006B7A0E"/>
    <w:rsid w:val="006B7E34"/>
    <w:rsid w:val="006C1CFC"/>
    <w:rsid w:val="006C26FB"/>
    <w:rsid w:val="006C3AE7"/>
    <w:rsid w:val="006C41F8"/>
    <w:rsid w:val="006C43EB"/>
    <w:rsid w:val="006C4520"/>
    <w:rsid w:val="006C4DDE"/>
    <w:rsid w:val="006D0D1C"/>
    <w:rsid w:val="006D2E2D"/>
    <w:rsid w:val="006D3D12"/>
    <w:rsid w:val="006D4057"/>
    <w:rsid w:val="006D557C"/>
    <w:rsid w:val="006D73E4"/>
    <w:rsid w:val="006E1AA6"/>
    <w:rsid w:val="006E1F3E"/>
    <w:rsid w:val="006E271A"/>
    <w:rsid w:val="006E59A7"/>
    <w:rsid w:val="006E5C7E"/>
    <w:rsid w:val="006E7C1E"/>
    <w:rsid w:val="006F07CD"/>
    <w:rsid w:val="006F0C68"/>
    <w:rsid w:val="00702222"/>
    <w:rsid w:val="00704B90"/>
    <w:rsid w:val="0070530F"/>
    <w:rsid w:val="00707FD0"/>
    <w:rsid w:val="00711CFA"/>
    <w:rsid w:val="007130B5"/>
    <w:rsid w:val="00713279"/>
    <w:rsid w:val="00714031"/>
    <w:rsid w:val="00715AC6"/>
    <w:rsid w:val="0071696A"/>
    <w:rsid w:val="00717D2C"/>
    <w:rsid w:val="00717F1C"/>
    <w:rsid w:val="00720685"/>
    <w:rsid w:val="007206BE"/>
    <w:rsid w:val="00720DB5"/>
    <w:rsid w:val="00720FCE"/>
    <w:rsid w:val="007227FE"/>
    <w:rsid w:val="00722E5F"/>
    <w:rsid w:val="007271CD"/>
    <w:rsid w:val="00727573"/>
    <w:rsid w:val="00730DF8"/>
    <w:rsid w:val="00732F0C"/>
    <w:rsid w:val="0073336C"/>
    <w:rsid w:val="007351E4"/>
    <w:rsid w:val="007354B1"/>
    <w:rsid w:val="00735E5E"/>
    <w:rsid w:val="007369DF"/>
    <w:rsid w:val="00736F5E"/>
    <w:rsid w:val="00740929"/>
    <w:rsid w:val="00740B60"/>
    <w:rsid w:val="00740C8C"/>
    <w:rsid w:val="00740EC9"/>
    <w:rsid w:val="007456E3"/>
    <w:rsid w:val="0074574A"/>
    <w:rsid w:val="00750017"/>
    <w:rsid w:val="00750324"/>
    <w:rsid w:val="007528D8"/>
    <w:rsid w:val="00754AD7"/>
    <w:rsid w:val="007555EB"/>
    <w:rsid w:val="00755AD1"/>
    <w:rsid w:val="00761921"/>
    <w:rsid w:val="00762AD4"/>
    <w:rsid w:val="00762FD5"/>
    <w:rsid w:val="00763AA1"/>
    <w:rsid w:val="007644CB"/>
    <w:rsid w:val="00764737"/>
    <w:rsid w:val="00764F35"/>
    <w:rsid w:val="00765E6A"/>
    <w:rsid w:val="00767B23"/>
    <w:rsid w:val="00767CBC"/>
    <w:rsid w:val="0077047F"/>
    <w:rsid w:val="00772632"/>
    <w:rsid w:val="00773679"/>
    <w:rsid w:val="00773740"/>
    <w:rsid w:val="00774ED9"/>
    <w:rsid w:val="007753D2"/>
    <w:rsid w:val="00781FB7"/>
    <w:rsid w:val="0078253B"/>
    <w:rsid w:val="00783518"/>
    <w:rsid w:val="0078381A"/>
    <w:rsid w:val="00787526"/>
    <w:rsid w:val="007907AF"/>
    <w:rsid w:val="0079191D"/>
    <w:rsid w:val="0079315E"/>
    <w:rsid w:val="00794AC4"/>
    <w:rsid w:val="00796DA8"/>
    <w:rsid w:val="007A08ED"/>
    <w:rsid w:val="007A1266"/>
    <w:rsid w:val="007A1590"/>
    <w:rsid w:val="007A20C4"/>
    <w:rsid w:val="007A5AC4"/>
    <w:rsid w:val="007B1587"/>
    <w:rsid w:val="007B1943"/>
    <w:rsid w:val="007B2482"/>
    <w:rsid w:val="007B604C"/>
    <w:rsid w:val="007B6284"/>
    <w:rsid w:val="007B6495"/>
    <w:rsid w:val="007B6B10"/>
    <w:rsid w:val="007C0E07"/>
    <w:rsid w:val="007C29C9"/>
    <w:rsid w:val="007C3666"/>
    <w:rsid w:val="007C3C91"/>
    <w:rsid w:val="007C7DE0"/>
    <w:rsid w:val="007D04C8"/>
    <w:rsid w:val="007D1495"/>
    <w:rsid w:val="007D165B"/>
    <w:rsid w:val="007D1B66"/>
    <w:rsid w:val="007D2285"/>
    <w:rsid w:val="007D3B9B"/>
    <w:rsid w:val="007D52AB"/>
    <w:rsid w:val="007D5B4B"/>
    <w:rsid w:val="007E0930"/>
    <w:rsid w:val="007E134B"/>
    <w:rsid w:val="007E1D0F"/>
    <w:rsid w:val="007E2963"/>
    <w:rsid w:val="007E3394"/>
    <w:rsid w:val="007E4972"/>
    <w:rsid w:val="007E513A"/>
    <w:rsid w:val="007E66ED"/>
    <w:rsid w:val="007F0891"/>
    <w:rsid w:val="007F0B48"/>
    <w:rsid w:val="007F1241"/>
    <w:rsid w:val="007F16CF"/>
    <w:rsid w:val="007F172F"/>
    <w:rsid w:val="007F185E"/>
    <w:rsid w:val="007F19B1"/>
    <w:rsid w:val="007F201D"/>
    <w:rsid w:val="007F302E"/>
    <w:rsid w:val="007F34C0"/>
    <w:rsid w:val="007F38CE"/>
    <w:rsid w:val="007F6F22"/>
    <w:rsid w:val="008021B5"/>
    <w:rsid w:val="00802FEF"/>
    <w:rsid w:val="00804713"/>
    <w:rsid w:val="008051A4"/>
    <w:rsid w:val="00805288"/>
    <w:rsid w:val="00805602"/>
    <w:rsid w:val="0080584A"/>
    <w:rsid w:val="00805C4F"/>
    <w:rsid w:val="0080615D"/>
    <w:rsid w:val="00810001"/>
    <w:rsid w:val="00811ACF"/>
    <w:rsid w:val="008129B6"/>
    <w:rsid w:val="008131CF"/>
    <w:rsid w:val="0081362D"/>
    <w:rsid w:val="00815792"/>
    <w:rsid w:val="00816BB5"/>
    <w:rsid w:val="00822C65"/>
    <w:rsid w:val="00822F20"/>
    <w:rsid w:val="008233B8"/>
    <w:rsid w:val="00825D77"/>
    <w:rsid w:val="00832809"/>
    <w:rsid w:val="00834B13"/>
    <w:rsid w:val="008352BF"/>
    <w:rsid w:val="00836108"/>
    <w:rsid w:val="00836368"/>
    <w:rsid w:val="008427A6"/>
    <w:rsid w:val="00842CBE"/>
    <w:rsid w:val="00844C8C"/>
    <w:rsid w:val="008457EB"/>
    <w:rsid w:val="00846C5F"/>
    <w:rsid w:val="008471C5"/>
    <w:rsid w:val="00851101"/>
    <w:rsid w:val="00856030"/>
    <w:rsid w:val="008567E8"/>
    <w:rsid w:val="00857364"/>
    <w:rsid w:val="00862DB2"/>
    <w:rsid w:val="00865B97"/>
    <w:rsid w:val="00865E68"/>
    <w:rsid w:val="0086700B"/>
    <w:rsid w:val="00867850"/>
    <w:rsid w:val="008706A4"/>
    <w:rsid w:val="00872F58"/>
    <w:rsid w:val="00873665"/>
    <w:rsid w:val="008740BA"/>
    <w:rsid w:val="00875048"/>
    <w:rsid w:val="00875141"/>
    <w:rsid w:val="008801A3"/>
    <w:rsid w:val="00880EA4"/>
    <w:rsid w:val="008834AA"/>
    <w:rsid w:val="00883C4F"/>
    <w:rsid w:val="00884A4E"/>
    <w:rsid w:val="00884E5A"/>
    <w:rsid w:val="00890B3F"/>
    <w:rsid w:val="00893B28"/>
    <w:rsid w:val="00893FAF"/>
    <w:rsid w:val="008960BB"/>
    <w:rsid w:val="008976A1"/>
    <w:rsid w:val="008A0FDB"/>
    <w:rsid w:val="008A3391"/>
    <w:rsid w:val="008A47CB"/>
    <w:rsid w:val="008A60EA"/>
    <w:rsid w:val="008A6978"/>
    <w:rsid w:val="008A7860"/>
    <w:rsid w:val="008B1175"/>
    <w:rsid w:val="008B151C"/>
    <w:rsid w:val="008B1D32"/>
    <w:rsid w:val="008B3D87"/>
    <w:rsid w:val="008B5CD8"/>
    <w:rsid w:val="008B6422"/>
    <w:rsid w:val="008B6788"/>
    <w:rsid w:val="008C5E7B"/>
    <w:rsid w:val="008C608C"/>
    <w:rsid w:val="008C71B7"/>
    <w:rsid w:val="008D0A33"/>
    <w:rsid w:val="008D191B"/>
    <w:rsid w:val="008D32A2"/>
    <w:rsid w:val="008D7B64"/>
    <w:rsid w:val="008D7F3C"/>
    <w:rsid w:val="008E404E"/>
    <w:rsid w:val="008E5326"/>
    <w:rsid w:val="008E624E"/>
    <w:rsid w:val="008E7C56"/>
    <w:rsid w:val="008F1ACF"/>
    <w:rsid w:val="008F645D"/>
    <w:rsid w:val="008F648D"/>
    <w:rsid w:val="009016CD"/>
    <w:rsid w:val="009024E9"/>
    <w:rsid w:val="0090279F"/>
    <w:rsid w:val="00902A1F"/>
    <w:rsid w:val="00903CE7"/>
    <w:rsid w:val="00911482"/>
    <w:rsid w:val="00912245"/>
    <w:rsid w:val="00912DF2"/>
    <w:rsid w:val="00915BB4"/>
    <w:rsid w:val="0092179D"/>
    <w:rsid w:val="00921AC8"/>
    <w:rsid w:val="0092264E"/>
    <w:rsid w:val="00922D53"/>
    <w:rsid w:val="00924873"/>
    <w:rsid w:val="009271A8"/>
    <w:rsid w:val="00930B43"/>
    <w:rsid w:val="00931979"/>
    <w:rsid w:val="00931F36"/>
    <w:rsid w:val="0093236C"/>
    <w:rsid w:val="00933EEC"/>
    <w:rsid w:val="00934028"/>
    <w:rsid w:val="00934543"/>
    <w:rsid w:val="00935049"/>
    <w:rsid w:val="00937ABC"/>
    <w:rsid w:val="00941171"/>
    <w:rsid w:val="009420FE"/>
    <w:rsid w:val="00942C57"/>
    <w:rsid w:val="00942F28"/>
    <w:rsid w:val="00945C40"/>
    <w:rsid w:val="009466A9"/>
    <w:rsid w:val="00947D04"/>
    <w:rsid w:val="00951F42"/>
    <w:rsid w:val="00954851"/>
    <w:rsid w:val="00956C44"/>
    <w:rsid w:val="009572FD"/>
    <w:rsid w:val="00961F53"/>
    <w:rsid w:val="009620FE"/>
    <w:rsid w:val="00962710"/>
    <w:rsid w:val="00963A0B"/>
    <w:rsid w:val="009659D7"/>
    <w:rsid w:val="00967D99"/>
    <w:rsid w:val="00971974"/>
    <w:rsid w:val="00971D9A"/>
    <w:rsid w:val="009801C7"/>
    <w:rsid w:val="00981AD8"/>
    <w:rsid w:val="00982B89"/>
    <w:rsid w:val="00985595"/>
    <w:rsid w:val="00985A8B"/>
    <w:rsid w:val="00986EBA"/>
    <w:rsid w:val="0099127F"/>
    <w:rsid w:val="0099263E"/>
    <w:rsid w:val="00993021"/>
    <w:rsid w:val="0099584E"/>
    <w:rsid w:val="009A0AF1"/>
    <w:rsid w:val="009A1A97"/>
    <w:rsid w:val="009A42C4"/>
    <w:rsid w:val="009A4649"/>
    <w:rsid w:val="009A5C3D"/>
    <w:rsid w:val="009A70DB"/>
    <w:rsid w:val="009A79EF"/>
    <w:rsid w:val="009A7C37"/>
    <w:rsid w:val="009B00D2"/>
    <w:rsid w:val="009B0FB6"/>
    <w:rsid w:val="009B2540"/>
    <w:rsid w:val="009B2DC8"/>
    <w:rsid w:val="009C037F"/>
    <w:rsid w:val="009C1222"/>
    <w:rsid w:val="009C13A7"/>
    <w:rsid w:val="009C1703"/>
    <w:rsid w:val="009C1FC4"/>
    <w:rsid w:val="009C205D"/>
    <w:rsid w:val="009C58BF"/>
    <w:rsid w:val="009C692C"/>
    <w:rsid w:val="009C7042"/>
    <w:rsid w:val="009D0B2A"/>
    <w:rsid w:val="009D2C76"/>
    <w:rsid w:val="009E2D69"/>
    <w:rsid w:val="009E5724"/>
    <w:rsid w:val="009E62F2"/>
    <w:rsid w:val="009F1F62"/>
    <w:rsid w:val="009F3687"/>
    <w:rsid w:val="009F3BD6"/>
    <w:rsid w:val="009F66C3"/>
    <w:rsid w:val="009F6B80"/>
    <w:rsid w:val="009F6DDE"/>
    <w:rsid w:val="00A00694"/>
    <w:rsid w:val="00A01D20"/>
    <w:rsid w:val="00A01ED2"/>
    <w:rsid w:val="00A04CB5"/>
    <w:rsid w:val="00A05199"/>
    <w:rsid w:val="00A1165C"/>
    <w:rsid w:val="00A11A9C"/>
    <w:rsid w:val="00A11F03"/>
    <w:rsid w:val="00A14145"/>
    <w:rsid w:val="00A14C09"/>
    <w:rsid w:val="00A14DAD"/>
    <w:rsid w:val="00A15F92"/>
    <w:rsid w:val="00A21215"/>
    <w:rsid w:val="00A24CBA"/>
    <w:rsid w:val="00A2586A"/>
    <w:rsid w:val="00A25B6C"/>
    <w:rsid w:val="00A26122"/>
    <w:rsid w:val="00A279FA"/>
    <w:rsid w:val="00A27BE6"/>
    <w:rsid w:val="00A3020A"/>
    <w:rsid w:val="00A325FA"/>
    <w:rsid w:val="00A328E3"/>
    <w:rsid w:val="00A32D54"/>
    <w:rsid w:val="00A36B49"/>
    <w:rsid w:val="00A37FE1"/>
    <w:rsid w:val="00A41C60"/>
    <w:rsid w:val="00A41F86"/>
    <w:rsid w:val="00A420A6"/>
    <w:rsid w:val="00A4211F"/>
    <w:rsid w:val="00A4683F"/>
    <w:rsid w:val="00A4738A"/>
    <w:rsid w:val="00A50AB1"/>
    <w:rsid w:val="00A55BC3"/>
    <w:rsid w:val="00A55FA1"/>
    <w:rsid w:val="00A56514"/>
    <w:rsid w:val="00A56C98"/>
    <w:rsid w:val="00A61526"/>
    <w:rsid w:val="00A65765"/>
    <w:rsid w:val="00A65A57"/>
    <w:rsid w:val="00A667E8"/>
    <w:rsid w:val="00A71C83"/>
    <w:rsid w:val="00A73811"/>
    <w:rsid w:val="00A75D19"/>
    <w:rsid w:val="00A7693F"/>
    <w:rsid w:val="00A814AB"/>
    <w:rsid w:val="00A82955"/>
    <w:rsid w:val="00A83B48"/>
    <w:rsid w:val="00A86234"/>
    <w:rsid w:val="00A912A7"/>
    <w:rsid w:val="00A93D0D"/>
    <w:rsid w:val="00A94216"/>
    <w:rsid w:val="00A9531A"/>
    <w:rsid w:val="00A95702"/>
    <w:rsid w:val="00A96465"/>
    <w:rsid w:val="00A978C0"/>
    <w:rsid w:val="00AA0383"/>
    <w:rsid w:val="00AA0731"/>
    <w:rsid w:val="00AA0D9D"/>
    <w:rsid w:val="00AA2F23"/>
    <w:rsid w:val="00AA3C1F"/>
    <w:rsid w:val="00AA41AD"/>
    <w:rsid w:val="00AA5537"/>
    <w:rsid w:val="00AA788B"/>
    <w:rsid w:val="00AB0414"/>
    <w:rsid w:val="00AB296E"/>
    <w:rsid w:val="00AB491F"/>
    <w:rsid w:val="00AC17B3"/>
    <w:rsid w:val="00AC394D"/>
    <w:rsid w:val="00AC4B09"/>
    <w:rsid w:val="00AC63C1"/>
    <w:rsid w:val="00AC67ED"/>
    <w:rsid w:val="00AC7C46"/>
    <w:rsid w:val="00AD05A7"/>
    <w:rsid w:val="00AD252F"/>
    <w:rsid w:val="00AD48C8"/>
    <w:rsid w:val="00AD6942"/>
    <w:rsid w:val="00AD7A36"/>
    <w:rsid w:val="00AE19DC"/>
    <w:rsid w:val="00AE1E36"/>
    <w:rsid w:val="00AF0D6B"/>
    <w:rsid w:val="00AF3320"/>
    <w:rsid w:val="00AF4353"/>
    <w:rsid w:val="00AF4E07"/>
    <w:rsid w:val="00AF4F49"/>
    <w:rsid w:val="00AF58ED"/>
    <w:rsid w:val="00AF676C"/>
    <w:rsid w:val="00AF70A7"/>
    <w:rsid w:val="00B00678"/>
    <w:rsid w:val="00B02E65"/>
    <w:rsid w:val="00B049A1"/>
    <w:rsid w:val="00B049E8"/>
    <w:rsid w:val="00B06760"/>
    <w:rsid w:val="00B07ECA"/>
    <w:rsid w:val="00B11872"/>
    <w:rsid w:val="00B12A6A"/>
    <w:rsid w:val="00B12C65"/>
    <w:rsid w:val="00B1509F"/>
    <w:rsid w:val="00B15292"/>
    <w:rsid w:val="00B15832"/>
    <w:rsid w:val="00B16984"/>
    <w:rsid w:val="00B20C67"/>
    <w:rsid w:val="00B219F7"/>
    <w:rsid w:val="00B229BE"/>
    <w:rsid w:val="00B2449E"/>
    <w:rsid w:val="00B30646"/>
    <w:rsid w:val="00B35676"/>
    <w:rsid w:val="00B37621"/>
    <w:rsid w:val="00B40744"/>
    <w:rsid w:val="00B410D4"/>
    <w:rsid w:val="00B4130E"/>
    <w:rsid w:val="00B41A4E"/>
    <w:rsid w:val="00B4290D"/>
    <w:rsid w:val="00B43EB5"/>
    <w:rsid w:val="00B445B4"/>
    <w:rsid w:val="00B45E5A"/>
    <w:rsid w:val="00B50366"/>
    <w:rsid w:val="00B54172"/>
    <w:rsid w:val="00B563AD"/>
    <w:rsid w:val="00B563DE"/>
    <w:rsid w:val="00B60494"/>
    <w:rsid w:val="00B62E8A"/>
    <w:rsid w:val="00B650A7"/>
    <w:rsid w:val="00B67192"/>
    <w:rsid w:val="00B7557F"/>
    <w:rsid w:val="00B81137"/>
    <w:rsid w:val="00B8203D"/>
    <w:rsid w:val="00B84B54"/>
    <w:rsid w:val="00B84D21"/>
    <w:rsid w:val="00B854A4"/>
    <w:rsid w:val="00B876EF"/>
    <w:rsid w:val="00B916F8"/>
    <w:rsid w:val="00B946B9"/>
    <w:rsid w:val="00B947F8"/>
    <w:rsid w:val="00B949C0"/>
    <w:rsid w:val="00B95A66"/>
    <w:rsid w:val="00B962A4"/>
    <w:rsid w:val="00B96FF7"/>
    <w:rsid w:val="00BA2524"/>
    <w:rsid w:val="00BA2600"/>
    <w:rsid w:val="00BA4623"/>
    <w:rsid w:val="00BA5A8B"/>
    <w:rsid w:val="00BA77F9"/>
    <w:rsid w:val="00BA7DE0"/>
    <w:rsid w:val="00BB0754"/>
    <w:rsid w:val="00BB3F9C"/>
    <w:rsid w:val="00BB7426"/>
    <w:rsid w:val="00BC5B25"/>
    <w:rsid w:val="00BC64DF"/>
    <w:rsid w:val="00BD2B6B"/>
    <w:rsid w:val="00BD4C61"/>
    <w:rsid w:val="00BD7427"/>
    <w:rsid w:val="00BE1741"/>
    <w:rsid w:val="00BE37C4"/>
    <w:rsid w:val="00BE38F5"/>
    <w:rsid w:val="00BE3A3E"/>
    <w:rsid w:val="00BE43FC"/>
    <w:rsid w:val="00BE5625"/>
    <w:rsid w:val="00BE5E75"/>
    <w:rsid w:val="00BE5FF9"/>
    <w:rsid w:val="00BF05C6"/>
    <w:rsid w:val="00BF218F"/>
    <w:rsid w:val="00BF21BA"/>
    <w:rsid w:val="00BF6365"/>
    <w:rsid w:val="00C01B27"/>
    <w:rsid w:val="00C04481"/>
    <w:rsid w:val="00C04B73"/>
    <w:rsid w:val="00C04BFC"/>
    <w:rsid w:val="00C122DE"/>
    <w:rsid w:val="00C13710"/>
    <w:rsid w:val="00C13FBD"/>
    <w:rsid w:val="00C1485A"/>
    <w:rsid w:val="00C17EB4"/>
    <w:rsid w:val="00C23A40"/>
    <w:rsid w:val="00C25AF0"/>
    <w:rsid w:val="00C26509"/>
    <w:rsid w:val="00C26E03"/>
    <w:rsid w:val="00C27F22"/>
    <w:rsid w:val="00C330DE"/>
    <w:rsid w:val="00C3326E"/>
    <w:rsid w:val="00C34779"/>
    <w:rsid w:val="00C37CCD"/>
    <w:rsid w:val="00C37E59"/>
    <w:rsid w:val="00C40202"/>
    <w:rsid w:val="00C42B26"/>
    <w:rsid w:val="00C45C38"/>
    <w:rsid w:val="00C47078"/>
    <w:rsid w:val="00C47A5B"/>
    <w:rsid w:val="00C51FCB"/>
    <w:rsid w:val="00C5359E"/>
    <w:rsid w:val="00C556FC"/>
    <w:rsid w:val="00C57E30"/>
    <w:rsid w:val="00C62C2F"/>
    <w:rsid w:val="00C634BF"/>
    <w:rsid w:val="00C6379B"/>
    <w:rsid w:val="00C6390E"/>
    <w:rsid w:val="00C63A6B"/>
    <w:rsid w:val="00C64024"/>
    <w:rsid w:val="00C710B4"/>
    <w:rsid w:val="00C735DB"/>
    <w:rsid w:val="00C74D40"/>
    <w:rsid w:val="00C755AA"/>
    <w:rsid w:val="00C75B79"/>
    <w:rsid w:val="00C76C0A"/>
    <w:rsid w:val="00C7712E"/>
    <w:rsid w:val="00C81689"/>
    <w:rsid w:val="00C81889"/>
    <w:rsid w:val="00C81B20"/>
    <w:rsid w:val="00C81EC5"/>
    <w:rsid w:val="00C82D72"/>
    <w:rsid w:val="00C83AFC"/>
    <w:rsid w:val="00C83E6E"/>
    <w:rsid w:val="00C85792"/>
    <w:rsid w:val="00C859D8"/>
    <w:rsid w:val="00C85A2A"/>
    <w:rsid w:val="00C8626B"/>
    <w:rsid w:val="00C90403"/>
    <w:rsid w:val="00C907FD"/>
    <w:rsid w:val="00C91C85"/>
    <w:rsid w:val="00C9255A"/>
    <w:rsid w:val="00C93B56"/>
    <w:rsid w:val="00C959F1"/>
    <w:rsid w:val="00C97172"/>
    <w:rsid w:val="00CA2409"/>
    <w:rsid w:val="00CA2479"/>
    <w:rsid w:val="00CA2E1D"/>
    <w:rsid w:val="00CA65D6"/>
    <w:rsid w:val="00CA6C0E"/>
    <w:rsid w:val="00CA77ED"/>
    <w:rsid w:val="00CA7B51"/>
    <w:rsid w:val="00CB261A"/>
    <w:rsid w:val="00CB2D46"/>
    <w:rsid w:val="00CB3A1C"/>
    <w:rsid w:val="00CB454C"/>
    <w:rsid w:val="00CB49FA"/>
    <w:rsid w:val="00CB4CE6"/>
    <w:rsid w:val="00CB57B8"/>
    <w:rsid w:val="00CB7BE4"/>
    <w:rsid w:val="00CC5382"/>
    <w:rsid w:val="00CC7C45"/>
    <w:rsid w:val="00CC7FB5"/>
    <w:rsid w:val="00CD1AE4"/>
    <w:rsid w:val="00CD2B72"/>
    <w:rsid w:val="00CD41BB"/>
    <w:rsid w:val="00CD4F33"/>
    <w:rsid w:val="00CD5625"/>
    <w:rsid w:val="00CD62E5"/>
    <w:rsid w:val="00CE2139"/>
    <w:rsid w:val="00CE4AD1"/>
    <w:rsid w:val="00CE4DFD"/>
    <w:rsid w:val="00CE65C9"/>
    <w:rsid w:val="00CE725E"/>
    <w:rsid w:val="00CE72BE"/>
    <w:rsid w:val="00CE7B6E"/>
    <w:rsid w:val="00CF12C6"/>
    <w:rsid w:val="00CF2F48"/>
    <w:rsid w:val="00CF3C60"/>
    <w:rsid w:val="00CF4465"/>
    <w:rsid w:val="00CF5911"/>
    <w:rsid w:val="00CF6FA1"/>
    <w:rsid w:val="00D00A7D"/>
    <w:rsid w:val="00D019EA"/>
    <w:rsid w:val="00D01FEA"/>
    <w:rsid w:val="00D06EDC"/>
    <w:rsid w:val="00D0736E"/>
    <w:rsid w:val="00D12AB4"/>
    <w:rsid w:val="00D15C71"/>
    <w:rsid w:val="00D163BE"/>
    <w:rsid w:val="00D16CFF"/>
    <w:rsid w:val="00D16EED"/>
    <w:rsid w:val="00D17C8B"/>
    <w:rsid w:val="00D17EE9"/>
    <w:rsid w:val="00D1A76C"/>
    <w:rsid w:val="00D23768"/>
    <w:rsid w:val="00D26432"/>
    <w:rsid w:val="00D265EE"/>
    <w:rsid w:val="00D2771F"/>
    <w:rsid w:val="00D27B93"/>
    <w:rsid w:val="00D31CDA"/>
    <w:rsid w:val="00D3216D"/>
    <w:rsid w:val="00D32A6E"/>
    <w:rsid w:val="00D32D91"/>
    <w:rsid w:val="00D33115"/>
    <w:rsid w:val="00D371AD"/>
    <w:rsid w:val="00D374A5"/>
    <w:rsid w:val="00D41DC9"/>
    <w:rsid w:val="00D43D21"/>
    <w:rsid w:val="00D44BB0"/>
    <w:rsid w:val="00D45F55"/>
    <w:rsid w:val="00D462A5"/>
    <w:rsid w:val="00D46B48"/>
    <w:rsid w:val="00D47D56"/>
    <w:rsid w:val="00D513A5"/>
    <w:rsid w:val="00D51610"/>
    <w:rsid w:val="00D51CBD"/>
    <w:rsid w:val="00D539A8"/>
    <w:rsid w:val="00D558FE"/>
    <w:rsid w:val="00D567E0"/>
    <w:rsid w:val="00D5729A"/>
    <w:rsid w:val="00D57EDC"/>
    <w:rsid w:val="00D60177"/>
    <w:rsid w:val="00D6262E"/>
    <w:rsid w:val="00D642F6"/>
    <w:rsid w:val="00D644C7"/>
    <w:rsid w:val="00D67730"/>
    <w:rsid w:val="00D72998"/>
    <w:rsid w:val="00D73F54"/>
    <w:rsid w:val="00D74458"/>
    <w:rsid w:val="00D75564"/>
    <w:rsid w:val="00D76447"/>
    <w:rsid w:val="00D767F8"/>
    <w:rsid w:val="00D77787"/>
    <w:rsid w:val="00D80367"/>
    <w:rsid w:val="00D80643"/>
    <w:rsid w:val="00D80C65"/>
    <w:rsid w:val="00D822C6"/>
    <w:rsid w:val="00D845AA"/>
    <w:rsid w:val="00D84ED7"/>
    <w:rsid w:val="00D8640E"/>
    <w:rsid w:val="00D87C69"/>
    <w:rsid w:val="00D8B9F5"/>
    <w:rsid w:val="00D8E119"/>
    <w:rsid w:val="00D90214"/>
    <w:rsid w:val="00D94072"/>
    <w:rsid w:val="00D949B0"/>
    <w:rsid w:val="00D96DC3"/>
    <w:rsid w:val="00D9782F"/>
    <w:rsid w:val="00DA0CD3"/>
    <w:rsid w:val="00DA5E16"/>
    <w:rsid w:val="00DA62DC"/>
    <w:rsid w:val="00DA6977"/>
    <w:rsid w:val="00DA7BD7"/>
    <w:rsid w:val="00DB073A"/>
    <w:rsid w:val="00DB0D67"/>
    <w:rsid w:val="00DB259C"/>
    <w:rsid w:val="00DB6482"/>
    <w:rsid w:val="00DB7281"/>
    <w:rsid w:val="00DB9F7C"/>
    <w:rsid w:val="00DC22C5"/>
    <w:rsid w:val="00DC2CF7"/>
    <w:rsid w:val="00DC4C7D"/>
    <w:rsid w:val="00DC7920"/>
    <w:rsid w:val="00DC7A8E"/>
    <w:rsid w:val="00DD0479"/>
    <w:rsid w:val="00DD2BBD"/>
    <w:rsid w:val="00DD39D4"/>
    <w:rsid w:val="00DD3AAB"/>
    <w:rsid w:val="00DD3DC0"/>
    <w:rsid w:val="00DD48EE"/>
    <w:rsid w:val="00DD56F1"/>
    <w:rsid w:val="00DD5F25"/>
    <w:rsid w:val="00DD6817"/>
    <w:rsid w:val="00DE095F"/>
    <w:rsid w:val="00DE202D"/>
    <w:rsid w:val="00DE3EF4"/>
    <w:rsid w:val="00DE73AD"/>
    <w:rsid w:val="00DF0501"/>
    <w:rsid w:val="00DF167C"/>
    <w:rsid w:val="00DF2684"/>
    <w:rsid w:val="00DF3E75"/>
    <w:rsid w:val="00DF48D8"/>
    <w:rsid w:val="00DF66E7"/>
    <w:rsid w:val="00E0043C"/>
    <w:rsid w:val="00E01659"/>
    <w:rsid w:val="00E0423E"/>
    <w:rsid w:val="00E046DF"/>
    <w:rsid w:val="00E055D1"/>
    <w:rsid w:val="00E0611E"/>
    <w:rsid w:val="00E07344"/>
    <w:rsid w:val="00E108DE"/>
    <w:rsid w:val="00E113BE"/>
    <w:rsid w:val="00E11BE1"/>
    <w:rsid w:val="00E12088"/>
    <w:rsid w:val="00E12941"/>
    <w:rsid w:val="00E165AA"/>
    <w:rsid w:val="00E17289"/>
    <w:rsid w:val="00E223DE"/>
    <w:rsid w:val="00E23EB4"/>
    <w:rsid w:val="00E248EB"/>
    <w:rsid w:val="00E31679"/>
    <w:rsid w:val="00E31A81"/>
    <w:rsid w:val="00E32473"/>
    <w:rsid w:val="00E34216"/>
    <w:rsid w:val="00E34401"/>
    <w:rsid w:val="00E34699"/>
    <w:rsid w:val="00E37974"/>
    <w:rsid w:val="00E4003B"/>
    <w:rsid w:val="00E419A2"/>
    <w:rsid w:val="00E4426B"/>
    <w:rsid w:val="00E44ED5"/>
    <w:rsid w:val="00E45FBE"/>
    <w:rsid w:val="00E4740A"/>
    <w:rsid w:val="00E47B3F"/>
    <w:rsid w:val="00E5093C"/>
    <w:rsid w:val="00E51909"/>
    <w:rsid w:val="00E562E1"/>
    <w:rsid w:val="00E602F2"/>
    <w:rsid w:val="00E6164A"/>
    <w:rsid w:val="00E628F9"/>
    <w:rsid w:val="00E6435D"/>
    <w:rsid w:val="00E66A54"/>
    <w:rsid w:val="00E67C1E"/>
    <w:rsid w:val="00E73CDA"/>
    <w:rsid w:val="00E76983"/>
    <w:rsid w:val="00E76D1E"/>
    <w:rsid w:val="00E82FD1"/>
    <w:rsid w:val="00E839E9"/>
    <w:rsid w:val="00E876CB"/>
    <w:rsid w:val="00E91A0E"/>
    <w:rsid w:val="00E93F6C"/>
    <w:rsid w:val="00E95141"/>
    <w:rsid w:val="00E96724"/>
    <w:rsid w:val="00E96B86"/>
    <w:rsid w:val="00E978B1"/>
    <w:rsid w:val="00EA0D93"/>
    <w:rsid w:val="00EA332E"/>
    <w:rsid w:val="00EA3F0F"/>
    <w:rsid w:val="00EA405D"/>
    <w:rsid w:val="00EA4E45"/>
    <w:rsid w:val="00EA525F"/>
    <w:rsid w:val="00EA5652"/>
    <w:rsid w:val="00EA5FC7"/>
    <w:rsid w:val="00EA6D35"/>
    <w:rsid w:val="00EA745E"/>
    <w:rsid w:val="00EB19B0"/>
    <w:rsid w:val="00EB4E7A"/>
    <w:rsid w:val="00EB6CEA"/>
    <w:rsid w:val="00EC1767"/>
    <w:rsid w:val="00EC1DCF"/>
    <w:rsid w:val="00EC223C"/>
    <w:rsid w:val="00EC2DFA"/>
    <w:rsid w:val="00EC47C0"/>
    <w:rsid w:val="00EC572A"/>
    <w:rsid w:val="00EC6C53"/>
    <w:rsid w:val="00EC7F80"/>
    <w:rsid w:val="00ED0661"/>
    <w:rsid w:val="00ED19BA"/>
    <w:rsid w:val="00ED2674"/>
    <w:rsid w:val="00ED3F46"/>
    <w:rsid w:val="00ED4F38"/>
    <w:rsid w:val="00ED6257"/>
    <w:rsid w:val="00EE1E30"/>
    <w:rsid w:val="00EE2811"/>
    <w:rsid w:val="00EE2F92"/>
    <w:rsid w:val="00EE44B6"/>
    <w:rsid w:val="00EE459B"/>
    <w:rsid w:val="00EE4937"/>
    <w:rsid w:val="00EE71DA"/>
    <w:rsid w:val="00EF0BAF"/>
    <w:rsid w:val="00EF0C30"/>
    <w:rsid w:val="00EF3B0F"/>
    <w:rsid w:val="00EF4BD0"/>
    <w:rsid w:val="00EF4CE2"/>
    <w:rsid w:val="00EF5ADD"/>
    <w:rsid w:val="00EF6AFE"/>
    <w:rsid w:val="00EF7933"/>
    <w:rsid w:val="00EF7CFA"/>
    <w:rsid w:val="00F0140F"/>
    <w:rsid w:val="00F04E39"/>
    <w:rsid w:val="00F05E57"/>
    <w:rsid w:val="00F061C0"/>
    <w:rsid w:val="00F0722A"/>
    <w:rsid w:val="00F16720"/>
    <w:rsid w:val="00F1762B"/>
    <w:rsid w:val="00F21BF8"/>
    <w:rsid w:val="00F22387"/>
    <w:rsid w:val="00F225E9"/>
    <w:rsid w:val="00F24EA2"/>
    <w:rsid w:val="00F26B28"/>
    <w:rsid w:val="00F26B47"/>
    <w:rsid w:val="00F273E7"/>
    <w:rsid w:val="00F27962"/>
    <w:rsid w:val="00F31635"/>
    <w:rsid w:val="00F32C10"/>
    <w:rsid w:val="00F3368E"/>
    <w:rsid w:val="00F33C89"/>
    <w:rsid w:val="00F34840"/>
    <w:rsid w:val="00F35F96"/>
    <w:rsid w:val="00F3705F"/>
    <w:rsid w:val="00F37C27"/>
    <w:rsid w:val="00F37CFB"/>
    <w:rsid w:val="00F42588"/>
    <w:rsid w:val="00F42E90"/>
    <w:rsid w:val="00F43215"/>
    <w:rsid w:val="00F44EE1"/>
    <w:rsid w:val="00F453DC"/>
    <w:rsid w:val="00F46E60"/>
    <w:rsid w:val="00F47A65"/>
    <w:rsid w:val="00F47F61"/>
    <w:rsid w:val="00F50676"/>
    <w:rsid w:val="00F506D2"/>
    <w:rsid w:val="00F540EE"/>
    <w:rsid w:val="00F54C00"/>
    <w:rsid w:val="00F56A05"/>
    <w:rsid w:val="00F622A9"/>
    <w:rsid w:val="00F629E8"/>
    <w:rsid w:val="00F6480F"/>
    <w:rsid w:val="00F75400"/>
    <w:rsid w:val="00F76382"/>
    <w:rsid w:val="00F77964"/>
    <w:rsid w:val="00F81391"/>
    <w:rsid w:val="00F8434E"/>
    <w:rsid w:val="00F84E50"/>
    <w:rsid w:val="00F877CE"/>
    <w:rsid w:val="00F91C84"/>
    <w:rsid w:val="00F948C1"/>
    <w:rsid w:val="00F96CAE"/>
    <w:rsid w:val="00F975B6"/>
    <w:rsid w:val="00FA044C"/>
    <w:rsid w:val="00FA060B"/>
    <w:rsid w:val="00FA0CF4"/>
    <w:rsid w:val="00FA0D8D"/>
    <w:rsid w:val="00FA2512"/>
    <w:rsid w:val="00FA5CEB"/>
    <w:rsid w:val="00FA756A"/>
    <w:rsid w:val="00FB27E0"/>
    <w:rsid w:val="00FB4B17"/>
    <w:rsid w:val="00FB58CE"/>
    <w:rsid w:val="00FB6A8F"/>
    <w:rsid w:val="00FB7ADD"/>
    <w:rsid w:val="00FC1671"/>
    <w:rsid w:val="00FC18BF"/>
    <w:rsid w:val="00FD2053"/>
    <w:rsid w:val="00FD3521"/>
    <w:rsid w:val="00FD5EB6"/>
    <w:rsid w:val="00FD7487"/>
    <w:rsid w:val="00FD7FD8"/>
    <w:rsid w:val="00FE1E66"/>
    <w:rsid w:val="00FE263F"/>
    <w:rsid w:val="00FE2870"/>
    <w:rsid w:val="00FE2BF3"/>
    <w:rsid w:val="00FE47FD"/>
    <w:rsid w:val="00FE63F8"/>
    <w:rsid w:val="00FE67F0"/>
    <w:rsid w:val="00FE7B50"/>
    <w:rsid w:val="00FF17FD"/>
    <w:rsid w:val="00FF3615"/>
    <w:rsid w:val="00FF61B4"/>
    <w:rsid w:val="00FF6947"/>
    <w:rsid w:val="00FF7223"/>
    <w:rsid w:val="00FF773F"/>
    <w:rsid w:val="01302CEC"/>
    <w:rsid w:val="013C082F"/>
    <w:rsid w:val="013D0069"/>
    <w:rsid w:val="013EB22F"/>
    <w:rsid w:val="01A91FF2"/>
    <w:rsid w:val="01D346B5"/>
    <w:rsid w:val="01F4603E"/>
    <w:rsid w:val="01F840B6"/>
    <w:rsid w:val="0231463B"/>
    <w:rsid w:val="023F955D"/>
    <w:rsid w:val="02579B11"/>
    <w:rsid w:val="025DB8AB"/>
    <w:rsid w:val="028F9BE2"/>
    <w:rsid w:val="02AAFA92"/>
    <w:rsid w:val="02B6C0AF"/>
    <w:rsid w:val="02CABF27"/>
    <w:rsid w:val="02D42091"/>
    <w:rsid w:val="030824FD"/>
    <w:rsid w:val="030B0758"/>
    <w:rsid w:val="030B78D2"/>
    <w:rsid w:val="031BC245"/>
    <w:rsid w:val="031F17CD"/>
    <w:rsid w:val="03345002"/>
    <w:rsid w:val="033E4568"/>
    <w:rsid w:val="033EEC09"/>
    <w:rsid w:val="03511846"/>
    <w:rsid w:val="0368808A"/>
    <w:rsid w:val="03982DDE"/>
    <w:rsid w:val="03C2866A"/>
    <w:rsid w:val="03C74F3C"/>
    <w:rsid w:val="03E7AD32"/>
    <w:rsid w:val="03EBE7BD"/>
    <w:rsid w:val="03FCC1DE"/>
    <w:rsid w:val="04042DEB"/>
    <w:rsid w:val="0415E439"/>
    <w:rsid w:val="046B3A9B"/>
    <w:rsid w:val="0472FB91"/>
    <w:rsid w:val="04AFB07C"/>
    <w:rsid w:val="04C07D9C"/>
    <w:rsid w:val="04C57C68"/>
    <w:rsid w:val="04CAD7B0"/>
    <w:rsid w:val="04CC7409"/>
    <w:rsid w:val="04FE036A"/>
    <w:rsid w:val="05285254"/>
    <w:rsid w:val="054BD5C8"/>
    <w:rsid w:val="05658F43"/>
    <w:rsid w:val="05A1F1C7"/>
    <w:rsid w:val="05D7361A"/>
    <w:rsid w:val="05E21D15"/>
    <w:rsid w:val="05E4FCFC"/>
    <w:rsid w:val="05EAC8AA"/>
    <w:rsid w:val="060DF9DA"/>
    <w:rsid w:val="0644A945"/>
    <w:rsid w:val="06A55F1D"/>
    <w:rsid w:val="06CBD17E"/>
    <w:rsid w:val="06D4A1EE"/>
    <w:rsid w:val="06E37846"/>
    <w:rsid w:val="07005C7E"/>
    <w:rsid w:val="0709F31A"/>
    <w:rsid w:val="070BBD00"/>
    <w:rsid w:val="071D8874"/>
    <w:rsid w:val="0738F715"/>
    <w:rsid w:val="07409929"/>
    <w:rsid w:val="0755247B"/>
    <w:rsid w:val="077892D5"/>
    <w:rsid w:val="078660C1"/>
    <w:rsid w:val="078F41AE"/>
    <w:rsid w:val="07A225B0"/>
    <w:rsid w:val="07C850E4"/>
    <w:rsid w:val="080DC555"/>
    <w:rsid w:val="0833DA3B"/>
    <w:rsid w:val="084A912B"/>
    <w:rsid w:val="085B0420"/>
    <w:rsid w:val="087B7D73"/>
    <w:rsid w:val="0880D80D"/>
    <w:rsid w:val="0883A1FA"/>
    <w:rsid w:val="08A7075F"/>
    <w:rsid w:val="08AF5B91"/>
    <w:rsid w:val="08D7FE34"/>
    <w:rsid w:val="08D98F8B"/>
    <w:rsid w:val="08FC3533"/>
    <w:rsid w:val="0914DF99"/>
    <w:rsid w:val="092D0873"/>
    <w:rsid w:val="0931CC4E"/>
    <w:rsid w:val="09439A31"/>
    <w:rsid w:val="0974B67C"/>
    <w:rsid w:val="0981E726"/>
    <w:rsid w:val="09849FDF"/>
    <w:rsid w:val="09883C9A"/>
    <w:rsid w:val="098CF71A"/>
    <w:rsid w:val="09AE619B"/>
    <w:rsid w:val="09EBC57A"/>
    <w:rsid w:val="09F253FD"/>
    <w:rsid w:val="0A1DDCBA"/>
    <w:rsid w:val="0A50A05A"/>
    <w:rsid w:val="0A70D911"/>
    <w:rsid w:val="0A9E38C5"/>
    <w:rsid w:val="0AA2A406"/>
    <w:rsid w:val="0AB6C9A9"/>
    <w:rsid w:val="0AB9114E"/>
    <w:rsid w:val="0AC16343"/>
    <w:rsid w:val="0AE0D477"/>
    <w:rsid w:val="0AEDC155"/>
    <w:rsid w:val="0AFB1342"/>
    <w:rsid w:val="0B10520E"/>
    <w:rsid w:val="0B1D431C"/>
    <w:rsid w:val="0B1FCCBB"/>
    <w:rsid w:val="0B230BE4"/>
    <w:rsid w:val="0B26E9CB"/>
    <w:rsid w:val="0B36A39E"/>
    <w:rsid w:val="0B3FDB26"/>
    <w:rsid w:val="0B608D6A"/>
    <w:rsid w:val="0B65BAED"/>
    <w:rsid w:val="0B7A29B1"/>
    <w:rsid w:val="0B9AB75E"/>
    <w:rsid w:val="0C2E7564"/>
    <w:rsid w:val="0C3B629C"/>
    <w:rsid w:val="0C627AF8"/>
    <w:rsid w:val="0C770678"/>
    <w:rsid w:val="0CABDAD8"/>
    <w:rsid w:val="0CD24805"/>
    <w:rsid w:val="0CD5F8A5"/>
    <w:rsid w:val="0CFFA826"/>
    <w:rsid w:val="0D264731"/>
    <w:rsid w:val="0D3CA623"/>
    <w:rsid w:val="0D44A85B"/>
    <w:rsid w:val="0D5739B8"/>
    <w:rsid w:val="0D5DCC0D"/>
    <w:rsid w:val="0D641838"/>
    <w:rsid w:val="0DBAA173"/>
    <w:rsid w:val="0DC50759"/>
    <w:rsid w:val="0DC79095"/>
    <w:rsid w:val="0DFFE84C"/>
    <w:rsid w:val="0E05DC97"/>
    <w:rsid w:val="0E0B7CB1"/>
    <w:rsid w:val="0E1FA061"/>
    <w:rsid w:val="0E310B13"/>
    <w:rsid w:val="0E4854E5"/>
    <w:rsid w:val="0E4AE70A"/>
    <w:rsid w:val="0E6D2A64"/>
    <w:rsid w:val="0E902FF3"/>
    <w:rsid w:val="0E93C891"/>
    <w:rsid w:val="0EA5CDBA"/>
    <w:rsid w:val="0EBEE4B6"/>
    <w:rsid w:val="0EC04A9C"/>
    <w:rsid w:val="0ED37552"/>
    <w:rsid w:val="0F028EFC"/>
    <w:rsid w:val="0F1E3A35"/>
    <w:rsid w:val="0F248D2C"/>
    <w:rsid w:val="0F24F72B"/>
    <w:rsid w:val="0FAC1BAB"/>
    <w:rsid w:val="0FAF3661"/>
    <w:rsid w:val="0FD1CFE5"/>
    <w:rsid w:val="0FE5354A"/>
    <w:rsid w:val="0FEC95A0"/>
    <w:rsid w:val="1021756B"/>
    <w:rsid w:val="102574F2"/>
    <w:rsid w:val="104C1D2F"/>
    <w:rsid w:val="1060023A"/>
    <w:rsid w:val="10645794"/>
    <w:rsid w:val="10A0BA1A"/>
    <w:rsid w:val="10A4F0FB"/>
    <w:rsid w:val="10C29EC3"/>
    <w:rsid w:val="10E6EAE3"/>
    <w:rsid w:val="1106298E"/>
    <w:rsid w:val="1117C47F"/>
    <w:rsid w:val="11374F7D"/>
    <w:rsid w:val="11441140"/>
    <w:rsid w:val="119C1F73"/>
    <w:rsid w:val="11AD5313"/>
    <w:rsid w:val="11C2042F"/>
    <w:rsid w:val="11D8FB3C"/>
    <w:rsid w:val="11DCC1D2"/>
    <w:rsid w:val="12114279"/>
    <w:rsid w:val="121DB70F"/>
    <w:rsid w:val="12534B1B"/>
    <w:rsid w:val="125A3B01"/>
    <w:rsid w:val="12623C99"/>
    <w:rsid w:val="126E4FA3"/>
    <w:rsid w:val="1281BB7B"/>
    <w:rsid w:val="12A328BB"/>
    <w:rsid w:val="12B50B37"/>
    <w:rsid w:val="12B5E8AE"/>
    <w:rsid w:val="12D9CD20"/>
    <w:rsid w:val="12FE03BC"/>
    <w:rsid w:val="131653F3"/>
    <w:rsid w:val="13209538"/>
    <w:rsid w:val="1325BB4D"/>
    <w:rsid w:val="13498337"/>
    <w:rsid w:val="136DE35B"/>
    <w:rsid w:val="13764FAE"/>
    <w:rsid w:val="138F9DA1"/>
    <w:rsid w:val="13944229"/>
    <w:rsid w:val="139F9799"/>
    <w:rsid w:val="13CD6BAA"/>
    <w:rsid w:val="13EEFDBC"/>
    <w:rsid w:val="14143FBC"/>
    <w:rsid w:val="143FB039"/>
    <w:rsid w:val="144323E1"/>
    <w:rsid w:val="146C8A39"/>
    <w:rsid w:val="1484F94B"/>
    <w:rsid w:val="1489C3D6"/>
    <w:rsid w:val="14A38C86"/>
    <w:rsid w:val="14C4C204"/>
    <w:rsid w:val="14D6E700"/>
    <w:rsid w:val="151BC7A6"/>
    <w:rsid w:val="152769AC"/>
    <w:rsid w:val="15327868"/>
    <w:rsid w:val="155076BC"/>
    <w:rsid w:val="156D841E"/>
    <w:rsid w:val="15772BB9"/>
    <w:rsid w:val="1584441D"/>
    <w:rsid w:val="1591BF51"/>
    <w:rsid w:val="15C47E32"/>
    <w:rsid w:val="15CE4CFB"/>
    <w:rsid w:val="15CE8460"/>
    <w:rsid w:val="15E2F0D6"/>
    <w:rsid w:val="15E5C4C1"/>
    <w:rsid w:val="15E9C0DD"/>
    <w:rsid w:val="16194B31"/>
    <w:rsid w:val="16397546"/>
    <w:rsid w:val="1639F558"/>
    <w:rsid w:val="1655E2D8"/>
    <w:rsid w:val="1687A369"/>
    <w:rsid w:val="16901608"/>
    <w:rsid w:val="169D2236"/>
    <w:rsid w:val="16A06044"/>
    <w:rsid w:val="16AB9312"/>
    <w:rsid w:val="16BA36E8"/>
    <w:rsid w:val="16BCCA0E"/>
    <w:rsid w:val="16E62E80"/>
    <w:rsid w:val="16EFFF39"/>
    <w:rsid w:val="16F74B29"/>
    <w:rsid w:val="16FF5721"/>
    <w:rsid w:val="1713DE4D"/>
    <w:rsid w:val="172B2964"/>
    <w:rsid w:val="172DAFF2"/>
    <w:rsid w:val="1731098B"/>
    <w:rsid w:val="17445B0E"/>
    <w:rsid w:val="174B3CEB"/>
    <w:rsid w:val="1753C88B"/>
    <w:rsid w:val="1759976D"/>
    <w:rsid w:val="175CC011"/>
    <w:rsid w:val="175DF743"/>
    <w:rsid w:val="17763CCA"/>
    <w:rsid w:val="179076CF"/>
    <w:rsid w:val="17959666"/>
    <w:rsid w:val="17CD855D"/>
    <w:rsid w:val="17F9F9B7"/>
    <w:rsid w:val="1810229C"/>
    <w:rsid w:val="182580A9"/>
    <w:rsid w:val="186B128A"/>
    <w:rsid w:val="188178B4"/>
    <w:rsid w:val="189C90CD"/>
    <w:rsid w:val="18B8F584"/>
    <w:rsid w:val="18BCFF0C"/>
    <w:rsid w:val="18C282D5"/>
    <w:rsid w:val="18CA95AF"/>
    <w:rsid w:val="18EAC0BD"/>
    <w:rsid w:val="191B42F0"/>
    <w:rsid w:val="1934B35E"/>
    <w:rsid w:val="19372EF6"/>
    <w:rsid w:val="19557884"/>
    <w:rsid w:val="196D729A"/>
    <w:rsid w:val="1973200E"/>
    <w:rsid w:val="1975805A"/>
    <w:rsid w:val="197E25EF"/>
    <w:rsid w:val="199D0C39"/>
    <w:rsid w:val="19C76C98"/>
    <w:rsid w:val="1A15CF32"/>
    <w:rsid w:val="1A1F2ADF"/>
    <w:rsid w:val="1A221847"/>
    <w:rsid w:val="1A290B2F"/>
    <w:rsid w:val="1A59110B"/>
    <w:rsid w:val="1A5A8734"/>
    <w:rsid w:val="1A891554"/>
    <w:rsid w:val="1A8CAEB6"/>
    <w:rsid w:val="1A907265"/>
    <w:rsid w:val="1AA4A287"/>
    <w:rsid w:val="1AA60177"/>
    <w:rsid w:val="1AACB856"/>
    <w:rsid w:val="1AAF13A8"/>
    <w:rsid w:val="1AD47E45"/>
    <w:rsid w:val="1AEA9F49"/>
    <w:rsid w:val="1B13DBB0"/>
    <w:rsid w:val="1B13F643"/>
    <w:rsid w:val="1B2DE644"/>
    <w:rsid w:val="1B374E32"/>
    <w:rsid w:val="1B4B798D"/>
    <w:rsid w:val="1B66DC23"/>
    <w:rsid w:val="1B763540"/>
    <w:rsid w:val="1BA18F09"/>
    <w:rsid w:val="1BA6D62D"/>
    <w:rsid w:val="1BB47D15"/>
    <w:rsid w:val="1BD7BA2B"/>
    <w:rsid w:val="1BE8D41B"/>
    <w:rsid w:val="1BF97B88"/>
    <w:rsid w:val="1C04CD74"/>
    <w:rsid w:val="1C0D3B7B"/>
    <w:rsid w:val="1C234DF0"/>
    <w:rsid w:val="1C2A821C"/>
    <w:rsid w:val="1C543139"/>
    <w:rsid w:val="1C729BFE"/>
    <w:rsid w:val="1C81B63D"/>
    <w:rsid w:val="1CC16E72"/>
    <w:rsid w:val="1CD854EB"/>
    <w:rsid w:val="1CDD169C"/>
    <w:rsid w:val="1CE7FA8A"/>
    <w:rsid w:val="1D1DAB6C"/>
    <w:rsid w:val="1D249AB6"/>
    <w:rsid w:val="1D50AC6B"/>
    <w:rsid w:val="1D6C62E8"/>
    <w:rsid w:val="1D7E9E3F"/>
    <w:rsid w:val="1D9912F9"/>
    <w:rsid w:val="1DA0932A"/>
    <w:rsid w:val="1DA3B2D4"/>
    <w:rsid w:val="1DC23044"/>
    <w:rsid w:val="1DC406A2"/>
    <w:rsid w:val="1DC621D3"/>
    <w:rsid w:val="1DDC8370"/>
    <w:rsid w:val="1DE4F18E"/>
    <w:rsid w:val="1E5E2098"/>
    <w:rsid w:val="1E7C7C37"/>
    <w:rsid w:val="1E80E268"/>
    <w:rsid w:val="1EA2C7EF"/>
    <w:rsid w:val="1ECB7A6A"/>
    <w:rsid w:val="1ECC20B2"/>
    <w:rsid w:val="1ED69721"/>
    <w:rsid w:val="1EEBC533"/>
    <w:rsid w:val="1EF7B36B"/>
    <w:rsid w:val="1F67809E"/>
    <w:rsid w:val="1F786F35"/>
    <w:rsid w:val="1F90B663"/>
    <w:rsid w:val="1FAAAB9E"/>
    <w:rsid w:val="1FAECEDD"/>
    <w:rsid w:val="203BE1A1"/>
    <w:rsid w:val="203FF0BE"/>
    <w:rsid w:val="2052D35B"/>
    <w:rsid w:val="2084918F"/>
    <w:rsid w:val="2087CB6C"/>
    <w:rsid w:val="20C8B774"/>
    <w:rsid w:val="20CC2B36"/>
    <w:rsid w:val="20D4862A"/>
    <w:rsid w:val="20E9EC30"/>
    <w:rsid w:val="20F23832"/>
    <w:rsid w:val="210A41AB"/>
    <w:rsid w:val="2154A21A"/>
    <w:rsid w:val="216CB664"/>
    <w:rsid w:val="218736FD"/>
    <w:rsid w:val="219EC089"/>
    <w:rsid w:val="21A15385"/>
    <w:rsid w:val="21A34947"/>
    <w:rsid w:val="21A53E51"/>
    <w:rsid w:val="21B1F1FD"/>
    <w:rsid w:val="21BBA083"/>
    <w:rsid w:val="21CB1F87"/>
    <w:rsid w:val="21D06CAE"/>
    <w:rsid w:val="21E5CE0C"/>
    <w:rsid w:val="21E81C24"/>
    <w:rsid w:val="223828FA"/>
    <w:rsid w:val="223F5562"/>
    <w:rsid w:val="22A58800"/>
    <w:rsid w:val="2326B8E2"/>
    <w:rsid w:val="23309FAC"/>
    <w:rsid w:val="2331B11F"/>
    <w:rsid w:val="23480B7D"/>
    <w:rsid w:val="23673C01"/>
    <w:rsid w:val="237FE47F"/>
    <w:rsid w:val="239BD2F1"/>
    <w:rsid w:val="23D90658"/>
    <w:rsid w:val="247E15B9"/>
    <w:rsid w:val="24887319"/>
    <w:rsid w:val="24C28922"/>
    <w:rsid w:val="24C7A763"/>
    <w:rsid w:val="24D58D38"/>
    <w:rsid w:val="24DF866E"/>
    <w:rsid w:val="250AFAD6"/>
    <w:rsid w:val="251AB234"/>
    <w:rsid w:val="2523F9CD"/>
    <w:rsid w:val="2551CF93"/>
    <w:rsid w:val="25575DD9"/>
    <w:rsid w:val="2562437A"/>
    <w:rsid w:val="25713B15"/>
    <w:rsid w:val="2580CE54"/>
    <w:rsid w:val="2597BF25"/>
    <w:rsid w:val="25C33D5C"/>
    <w:rsid w:val="25C42ABC"/>
    <w:rsid w:val="2611C699"/>
    <w:rsid w:val="26188E0E"/>
    <w:rsid w:val="261D20B4"/>
    <w:rsid w:val="265E7B18"/>
    <w:rsid w:val="26909916"/>
    <w:rsid w:val="26A7CC7F"/>
    <w:rsid w:val="26B6B386"/>
    <w:rsid w:val="26B942AE"/>
    <w:rsid w:val="26C085B3"/>
    <w:rsid w:val="26C7B3F4"/>
    <w:rsid w:val="27041601"/>
    <w:rsid w:val="27096D61"/>
    <w:rsid w:val="271174FE"/>
    <w:rsid w:val="271DC733"/>
    <w:rsid w:val="273762E0"/>
    <w:rsid w:val="274FECFA"/>
    <w:rsid w:val="276FA937"/>
    <w:rsid w:val="2776465A"/>
    <w:rsid w:val="277657B3"/>
    <w:rsid w:val="2780D1F9"/>
    <w:rsid w:val="278EE9A8"/>
    <w:rsid w:val="27B285C8"/>
    <w:rsid w:val="27CB6F61"/>
    <w:rsid w:val="27E5AD88"/>
    <w:rsid w:val="280C34C4"/>
    <w:rsid w:val="2831A295"/>
    <w:rsid w:val="283F234C"/>
    <w:rsid w:val="2861055F"/>
    <w:rsid w:val="286167DA"/>
    <w:rsid w:val="288C0523"/>
    <w:rsid w:val="289DD503"/>
    <w:rsid w:val="28AD7E0D"/>
    <w:rsid w:val="28B1D161"/>
    <w:rsid w:val="28CC296D"/>
    <w:rsid w:val="28D66450"/>
    <w:rsid w:val="28E93FA9"/>
    <w:rsid w:val="28F6CDFF"/>
    <w:rsid w:val="28FF5277"/>
    <w:rsid w:val="2901AE7D"/>
    <w:rsid w:val="2927A221"/>
    <w:rsid w:val="29364B8A"/>
    <w:rsid w:val="293A380A"/>
    <w:rsid w:val="294FA714"/>
    <w:rsid w:val="296FA189"/>
    <w:rsid w:val="2975AAC1"/>
    <w:rsid w:val="299D422A"/>
    <w:rsid w:val="29B41F66"/>
    <w:rsid w:val="29E62187"/>
    <w:rsid w:val="29ECBDC1"/>
    <w:rsid w:val="2A1D0970"/>
    <w:rsid w:val="2A2C33C8"/>
    <w:rsid w:val="2A3E90A5"/>
    <w:rsid w:val="2A503916"/>
    <w:rsid w:val="2A6C32FC"/>
    <w:rsid w:val="2A800FF8"/>
    <w:rsid w:val="2A89563A"/>
    <w:rsid w:val="2AF17E0F"/>
    <w:rsid w:val="2AFAC3CC"/>
    <w:rsid w:val="2B2077D0"/>
    <w:rsid w:val="2B35008D"/>
    <w:rsid w:val="2B40BBB7"/>
    <w:rsid w:val="2B52551C"/>
    <w:rsid w:val="2B82A5E1"/>
    <w:rsid w:val="2B8A0563"/>
    <w:rsid w:val="2B9DB29F"/>
    <w:rsid w:val="2B9E1B87"/>
    <w:rsid w:val="2BA08AB1"/>
    <w:rsid w:val="2BB68B48"/>
    <w:rsid w:val="2BEBD46F"/>
    <w:rsid w:val="2BEFE6A5"/>
    <w:rsid w:val="2C2DCB42"/>
    <w:rsid w:val="2C4FD373"/>
    <w:rsid w:val="2C62E880"/>
    <w:rsid w:val="2C96E90A"/>
    <w:rsid w:val="2CD60061"/>
    <w:rsid w:val="2CFE58CE"/>
    <w:rsid w:val="2D343BEA"/>
    <w:rsid w:val="2D49F799"/>
    <w:rsid w:val="2D506A05"/>
    <w:rsid w:val="2D558DB9"/>
    <w:rsid w:val="2D6953C8"/>
    <w:rsid w:val="2DAAB8D4"/>
    <w:rsid w:val="2DB1A919"/>
    <w:rsid w:val="2DB4693D"/>
    <w:rsid w:val="2E010165"/>
    <w:rsid w:val="2E190338"/>
    <w:rsid w:val="2E195848"/>
    <w:rsid w:val="2E1BC20B"/>
    <w:rsid w:val="2E3D77D8"/>
    <w:rsid w:val="2E4F85F8"/>
    <w:rsid w:val="2E7E836B"/>
    <w:rsid w:val="2E8E204B"/>
    <w:rsid w:val="2E992C5A"/>
    <w:rsid w:val="2EAE4931"/>
    <w:rsid w:val="2EC13A15"/>
    <w:rsid w:val="2EDBE06C"/>
    <w:rsid w:val="2EE89907"/>
    <w:rsid w:val="2EEBBD2B"/>
    <w:rsid w:val="2EF1E0E5"/>
    <w:rsid w:val="2F007E63"/>
    <w:rsid w:val="2F3267D2"/>
    <w:rsid w:val="2F394EAF"/>
    <w:rsid w:val="2F44AD88"/>
    <w:rsid w:val="2F4B621F"/>
    <w:rsid w:val="2F83C057"/>
    <w:rsid w:val="2FCFE548"/>
    <w:rsid w:val="2FE6EC71"/>
    <w:rsid w:val="2FFFE8B5"/>
    <w:rsid w:val="3014A3E2"/>
    <w:rsid w:val="30191199"/>
    <w:rsid w:val="30379854"/>
    <w:rsid w:val="308A364F"/>
    <w:rsid w:val="30A45100"/>
    <w:rsid w:val="30B99C24"/>
    <w:rsid w:val="30D0487B"/>
    <w:rsid w:val="30F7899E"/>
    <w:rsid w:val="3124BB91"/>
    <w:rsid w:val="312AE614"/>
    <w:rsid w:val="314E01A1"/>
    <w:rsid w:val="315F4957"/>
    <w:rsid w:val="3189ED2E"/>
    <w:rsid w:val="31EEEF57"/>
    <w:rsid w:val="31F6BF0A"/>
    <w:rsid w:val="320DBEAC"/>
    <w:rsid w:val="3213D56C"/>
    <w:rsid w:val="321DBB0B"/>
    <w:rsid w:val="3244CEB7"/>
    <w:rsid w:val="3246C411"/>
    <w:rsid w:val="325AF028"/>
    <w:rsid w:val="3269077E"/>
    <w:rsid w:val="32754618"/>
    <w:rsid w:val="3291EEE2"/>
    <w:rsid w:val="32ABE05F"/>
    <w:rsid w:val="330F0E98"/>
    <w:rsid w:val="330F63F7"/>
    <w:rsid w:val="3348B7B1"/>
    <w:rsid w:val="337FEF19"/>
    <w:rsid w:val="33887557"/>
    <w:rsid w:val="338D410F"/>
    <w:rsid w:val="33B2A0FF"/>
    <w:rsid w:val="33CA2D80"/>
    <w:rsid w:val="33E32D01"/>
    <w:rsid w:val="341C2474"/>
    <w:rsid w:val="341E95EF"/>
    <w:rsid w:val="342B04DB"/>
    <w:rsid w:val="3472CA71"/>
    <w:rsid w:val="34933F1D"/>
    <w:rsid w:val="349EA3DC"/>
    <w:rsid w:val="34C75879"/>
    <w:rsid w:val="34D8BCC4"/>
    <w:rsid w:val="34E6DD6A"/>
    <w:rsid w:val="34E95A9D"/>
    <w:rsid w:val="34F24E09"/>
    <w:rsid w:val="351D6C06"/>
    <w:rsid w:val="352BE09F"/>
    <w:rsid w:val="35332B7A"/>
    <w:rsid w:val="355AE793"/>
    <w:rsid w:val="3576BEC3"/>
    <w:rsid w:val="358C497F"/>
    <w:rsid w:val="35A2B0AD"/>
    <w:rsid w:val="35AF6A62"/>
    <w:rsid w:val="35C44B6E"/>
    <w:rsid w:val="35DA4BEE"/>
    <w:rsid w:val="35E40C93"/>
    <w:rsid w:val="360995B2"/>
    <w:rsid w:val="36451A77"/>
    <w:rsid w:val="36793D73"/>
    <w:rsid w:val="368772D1"/>
    <w:rsid w:val="3698C38A"/>
    <w:rsid w:val="36AEE94E"/>
    <w:rsid w:val="36C2F6E1"/>
    <w:rsid w:val="36D40D3C"/>
    <w:rsid w:val="36E14E6B"/>
    <w:rsid w:val="36EACC5D"/>
    <w:rsid w:val="36EB7647"/>
    <w:rsid w:val="37017E2D"/>
    <w:rsid w:val="372F6A1F"/>
    <w:rsid w:val="3734899B"/>
    <w:rsid w:val="37429728"/>
    <w:rsid w:val="37592DB2"/>
    <w:rsid w:val="37690F2D"/>
    <w:rsid w:val="3773C5BC"/>
    <w:rsid w:val="3777CFA0"/>
    <w:rsid w:val="378AEBCE"/>
    <w:rsid w:val="37932758"/>
    <w:rsid w:val="37969570"/>
    <w:rsid w:val="37B62430"/>
    <w:rsid w:val="38238CB0"/>
    <w:rsid w:val="3832CB5C"/>
    <w:rsid w:val="387B6CE4"/>
    <w:rsid w:val="38A7F239"/>
    <w:rsid w:val="38D8112F"/>
    <w:rsid w:val="38F9808A"/>
    <w:rsid w:val="38FD8C68"/>
    <w:rsid w:val="3910E18E"/>
    <w:rsid w:val="392E45C8"/>
    <w:rsid w:val="3934E493"/>
    <w:rsid w:val="3952EF58"/>
    <w:rsid w:val="3959C70A"/>
    <w:rsid w:val="397C949C"/>
    <w:rsid w:val="3985C40B"/>
    <w:rsid w:val="39A842C2"/>
    <w:rsid w:val="39A9BF7A"/>
    <w:rsid w:val="39BDD1D9"/>
    <w:rsid w:val="39D9C58F"/>
    <w:rsid w:val="39E88D9A"/>
    <w:rsid w:val="3A27E0C8"/>
    <w:rsid w:val="3A2EB110"/>
    <w:rsid w:val="3A32326C"/>
    <w:rsid w:val="3A3C66F0"/>
    <w:rsid w:val="3A5F3EFF"/>
    <w:rsid w:val="3A6C7794"/>
    <w:rsid w:val="3A8F2802"/>
    <w:rsid w:val="3A917310"/>
    <w:rsid w:val="3AAA0A48"/>
    <w:rsid w:val="3AC195F8"/>
    <w:rsid w:val="3ACC1796"/>
    <w:rsid w:val="3ACD37FC"/>
    <w:rsid w:val="3AEA4965"/>
    <w:rsid w:val="3B290207"/>
    <w:rsid w:val="3B3DC5DD"/>
    <w:rsid w:val="3B424F92"/>
    <w:rsid w:val="3B642BE1"/>
    <w:rsid w:val="3B76D069"/>
    <w:rsid w:val="3B8E760D"/>
    <w:rsid w:val="3BAB9F50"/>
    <w:rsid w:val="3BC2E59F"/>
    <w:rsid w:val="3BCB2BE7"/>
    <w:rsid w:val="3BEC9BA2"/>
    <w:rsid w:val="3C0902C7"/>
    <w:rsid w:val="3C1CA76B"/>
    <w:rsid w:val="3C62DAEF"/>
    <w:rsid w:val="3C890AAE"/>
    <w:rsid w:val="3C9A2324"/>
    <w:rsid w:val="3C9AC493"/>
    <w:rsid w:val="3CAA1D59"/>
    <w:rsid w:val="3CB601BE"/>
    <w:rsid w:val="3CCF15FF"/>
    <w:rsid w:val="3CDD2ACE"/>
    <w:rsid w:val="3CF3F50C"/>
    <w:rsid w:val="3D164E0B"/>
    <w:rsid w:val="3D19065C"/>
    <w:rsid w:val="3D21F444"/>
    <w:rsid w:val="3D790D44"/>
    <w:rsid w:val="3D80B4A9"/>
    <w:rsid w:val="3D853112"/>
    <w:rsid w:val="3D90A1B3"/>
    <w:rsid w:val="3D9E4889"/>
    <w:rsid w:val="3DA0CF73"/>
    <w:rsid w:val="3DB74498"/>
    <w:rsid w:val="3DD51057"/>
    <w:rsid w:val="3DFE2F64"/>
    <w:rsid w:val="3E268336"/>
    <w:rsid w:val="3E2FC67C"/>
    <w:rsid w:val="3E31EBE9"/>
    <w:rsid w:val="3E3998E4"/>
    <w:rsid w:val="3E45AB87"/>
    <w:rsid w:val="3E6CE6C1"/>
    <w:rsid w:val="3E995F78"/>
    <w:rsid w:val="3EA88E19"/>
    <w:rsid w:val="3EB33FBB"/>
    <w:rsid w:val="3EB6A918"/>
    <w:rsid w:val="3EC769BA"/>
    <w:rsid w:val="3ED831F7"/>
    <w:rsid w:val="3F02EF26"/>
    <w:rsid w:val="3F1FB5AE"/>
    <w:rsid w:val="3F206D85"/>
    <w:rsid w:val="3F758314"/>
    <w:rsid w:val="3F8CCFDA"/>
    <w:rsid w:val="3F980C96"/>
    <w:rsid w:val="3F992343"/>
    <w:rsid w:val="3F9FBB32"/>
    <w:rsid w:val="400C84FE"/>
    <w:rsid w:val="402D5C18"/>
    <w:rsid w:val="40574614"/>
    <w:rsid w:val="40748611"/>
    <w:rsid w:val="407B4EEF"/>
    <w:rsid w:val="40847D0C"/>
    <w:rsid w:val="409668FB"/>
    <w:rsid w:val="4096B763"/>
    <w:rsid w:val="40A48E7E"/>
    <w:rsid w:val="40ADB30F"/>
    <w:rsid w:val="40E938CC"/>
    <w:rsid w:val="40FED7B6"/>
    <w:rsid w:val="41017E96"/>
    <w:rsid w:val="41153A1F"/>
    <w:rsid w:val="41182F8F"/>
    <w:rsid w:val="412BB165"/>
    <w:rsid w:val="412E5CA9"/>
    <w:rsid w:val="41596700"/>
    <w:rsid w:val="418B8C3C"/>
    <w:rsid w:val="41957EC2"/>
    <w:rsid w:val="41DEFFF0"/>
    <w:rsid w:val="41ED9837"/>
    <w:rsid w:val="420E8700"/>
    <w:rsid w:val="4235AB81"/>
    <w:rsid w:val="4282E1FA"/>
    <w:rsid w:val="4285FA9E"/>
    <w:rsid w:val="428CE94E"/>
    <w:rsid w:val="42B46025"/>
    <w:rsid w:val="42D30F06"/>
    <w:rsid w:val="42D601F1"/>
    <w:rsid w:val="4329CE44"/>
    <w:rsid w:val="4384A3BC"/>
    <w:rsid w:val="4390DCD1"/>
    <w:rsid w:val="4392244C"/>
    <w:rsid w:val="43A4B9B0"/>
    <w:rsid w:val="43B87798"/>
    <w:rsid w:val="43BA5542"/>
    <w:rsid w:val="43BDA3A1"/>
    <w:rsid w:val="43EEAA72"/>
    <w:rsid w:val="441659F6"/>
    <w:rsid w:val="4428A7EB"/>
    <w:rsid w:val="442C34C8"/>
    <w:rsid w:val="4465BA1F"/>
    <w:rsid w:val="446AAC4C"/>
    <w:rsid w:val="447F1C89"/>
    <w:rsid w:val="44841F02"/>
    <w:rsid w:val="4497CFA9"/>
    <w:rsid w:val="44A87791"/>
    <w:rsid w:val="44C13B89"/>
    <w:rsid w:val="44D9726D"/>
    <w:rsid w:val="44EC8D07"/>
    <w:rsid w:val="4531C40B"/>
    <w:rsid w:val="454BBB0B"/>
    <w:rsid w:val="454C6E45"/>
    <w:rsid w:val="4576FA19"/>
    <w:rsid w:val="45797E35"/>
    <w:rsid w:val="458AA33A"/>
    <w:rsid w:val="45990431"/>
    <w:rsid w:val="45A524C1"/>
    <w:rsid w:val="45A865CC"/>
    <w:rsid w:val="45CDAFFB"/>
    <w:rsid w:val="45D35859"/>
    <w:rsid w:val="45D5DB38"/>
    <w:rsid w:val="45FE027F"/>
    <w:rsid w:val="461231B5"/>
    <w:rsid w:val="4619ABC6"/>
    <w:rsid w:val="46993FD0"/>
    <w:rsid w:val="46A98786"/>
    <w:rsid w:val="46CE613B"/>
    <w:rsid w:val="46E32441"/>
    <w:rsid w:val="46E84EAE"/>
    <w:rsid w:val="46EF06D9"/>
    <w:rsid w:val="46F6C852"/>
    <w:rsid w:val="47192B8C"/>
    <w:rsid w:val="472A5EEF"/>
    <w:rsid w:val="4732BCD0"/>
    <w:rsid w:val="474B9837"/>
    <w:rsid w:val="47AB794A"/>
    <w:rsid w:val="47C97691"/>
    <w:rsid w:val="47DC5E03"/>
    <w:rsid w:val="47F54101"/>
    <w:rsid w:val="47F5548E"/>
    <w:rsid w:val="47FC436B"/>
    <w:rsid w:val="48629512"/>
    <w:rsid w:val="487A7D00"/>
    <w:rsid w:val="487B6D6E"/>
    <w:rsid w:val="48BA605C"/>
    <w:rsid w:val="48BEAA6E"/>
    <w:rsid w:val="48CAE898"/>
    <w:rsid w:val="48D3E7A1"/>
    <w:rsid w:val="48E9A95B"/>
    <w:rsid w:val="49022A86"/>
    <w:rsid w:val="49575395"/>
    <w:rsid w:val="495D8A9A"/>
    <w:rsid w:val="495FF1BD"/>
    <w:rsid w:val="498380F1"/>
    <w:rsid w:val="49E98393"/>
    <w:rsid w:val="49F3B949"/>
    <w:rsid w:val="4A1DB44E"/>
    <w:rsid w:val="4A31A6F2"/>
    <w:rsid w:val="4A32D8A9"/>
    <w:rsid w:val="4A52E58A"/>
    <w:rsid w:val="4A9E3D17"/>
    <w:rsid w:val="4AD1959D"/>
    <w:rsid w:val="4AD752E0"/>
    <w:rsid w:val="4AD8B543"/>
    <w:rsid w:val="4AECA287"/>
    <w:rsid w:val="4B3AFCFA"/>
    <w:rsid w:val="4B408CB5"/>
    <w:rsid w:val="4B4B062A"/>
    <w:rsid w:val="4B4E3B6F"/>
    <w:rsid w:val="4B572FE8"/>
    <w:rsid w:val="4B61CFE5"/>
    <w:rsid w:val="4B78ADEF"/>
    <w:rsid w:val="4B7FBEC0"/>
    <w:rsid w:val="4BB74976"/>
    <w:rsid w:val="4BDBB5DA"/>
    <w:rsid w:val="4C08BCB9"/>
    <w:rsid w:val="4C3B7040"/>
    <w:rsid w:val="4C4635A1"/>
    <w:rsid w:val="4C69AC8E"/>
    <w:rsid w:val="4C732365"/>
    <w:rsid w:val="4C7B014A"/>
    <w:rsid w:val="4C965AA6"/>
    <w:rsid w:val="4CA747F4"/>
    <w:rsid w:val="4CAB9D17"/>
    <w:rsid w:val="4CCC59D2"/>
    <w:rsid w:val="4CD9EDE9"/>
    <w:rsid w:val="4CF1825F"/>
    <w:rsid w:val="4D4ED0D1"/>
    <w:rsid w:val="4D5F33C3"/>
    <w:rsid w:val="4D615A20"/>
    <w:rsid w:val="4D92D2A0"/>
    <w:rsid w:val="4D9F9564"/>
    <w:rsid w:val="4DB26863"/>
    <w:rsid w:val="4DF2875D"/>
    <w:rsid w:val="4E238723"/>
    <w:rsid w:val="4E35C4AC"/>
    <w:rsid w:val="4E381695"/>
    <w:rsid w:val="4E3E42AD"/>
    <w:rsid w:val="4E501740"/>
    <w:rsid w:val="4E83DFA4"/>
    <w:rsid w:val="4E99C2A7"/>
    <w:rsid w:val="4EAD46F7"/>
    <w:rsid w:val="4EAEA6FE"/>
    <w:rsid w:val="4ED5A27E"/>
    <w:rsid w:val="4F0D7C60"/>
    <w:rsid w:val="4F0DD964"/>
    <w:rsid w:val="4F47B47F"/>
    <w:rsid w:val="4F4EB046"/>
    <w:rsid w:val="4F6C8A7E"/>
    <w:rsid w:val="4F8A77F5"/>
    <w:rsid w:val="4FBD974A"/>
    <w:rsid w:val="4FCA737C"/>
    <w:rsid w:val="4FD1BF58"/>
    <w:rsid w:val="501E6E2C"/>
    <w:rsid w:val="5036A3B2"/>
    <w:rsid w:val="50621CF3"/>
    <w:rsid w:val="506A76BD"/>
    <w:rsid w:val="5076887E"/>
    <w:rsid w:val="507FF415"/>
    <w:rsid w:val="508746FE"/>
    <w:rsid w:val="509A9149"/>
    <w:rsid w:val="50B31251"/>
    <w:rsid w:val="50C1862A"/>
    <w:rsid w:val="50E95AFD"/>
    <w:rsid w:val="50F464E6"/>
    <w:rsid w:val="50FFF1D2"/>
    <w:rsid w:val="51457E2C"/>
    <w:rsid w:val="515166D6"/>
    <w:rsid w:val="515F072E"/>
    <w:rsid w:val="5169E1D7"/>
    <w:rsid w:val="521328BD"/>
    <w:rsid w:val="52226727"/>
    <w:rsid w:val="522A7A98"/>
    <w:rsid w:val="52401083"/>
    <w:rsid w:val="528FB0BB"/>
    <w:rsid w:val="52B1978D"/>
    <w:rsid w:val="52C991DF"/>
    <w:rsid w:val="52EAF814"/>
    <w:rsid w:val="5323EEF2"/>
    <w:rsid w:val="533435BF"/>
    <w:rsid w:val="53489EB2"/>
    <w:rsid w:val="53716F40"/>
    <w:rsid w:val="5395FB56"/>
    <w:rsid w:val="539C217F"/>
    <w:rsid w:val="539EAE3F"/>
    <w:rsid w:val="54267216"/>
    <w:rsid w:val="5431D8D4"/>
    <w:rsid w:val="54649F20"/>
    <w:rsid w:val="546CAB1D"/>
    <w:rsid w:val="54723E7A"/>
    <w:rsid w:val="5482BE0A"/>
    <w:rsid w:val="5486457A"/>
    <w:rsid w:val="54A777B5"/>
    <w:rsid w:val="54BC1CA7"/>
    <w:rsid w:val="54F77A20"/>
    <w:rsid w:val="551754FC"/>
    <w:rsid w:val="551C816F"/>
    <w:rsid w:val="552ADCFC"/>
    <w:rsid w:val="553CD5D4"/>
    <w:rsid w:val="555D6083"/>
    <w:rsid w:val="55775AC5"/>
    <w:rsid w:val="55A48093"/>
    <w:rsid w:val="55C580E1"/>
    <w:rsid w:val="55D41FF1"/>
    <w:rsid w:val="55EEA6D0"/>
    <w:rsid w:val="55FF4218"/>
    <w:rsid w:val="560AA3C4"/>
    <w:rsid w:val="56141A9C"/>
    <w:rsid w:val="56636B65"/>
    <w:rsid w:val="56A4BDC7"/>
    <w:rsid w:val="56B5CA40"/>
    <w:rsid w:val="56BFF339"/>
    <w:rsid w:val="56EA66B2"/>
    <w:rsid w:val="56EDB7BE"/>
    <w:rsid w:val="5703A662"/>
    <w:rsid w:val="5734FED4"/>
    <w:rsid w:val="57573F55"/>
    <w:rsid w:val="579736B0"/>
    <w:rsid w:val="57A4B30B"/>
    <w:rsid w:val="57AB4DEE"/>
    <w:rsid w:val="57AEAE94"/>
    <w:rsid w:val="57E7B2B2"/>
    <w:rsid w:val="57FC6E18"/>
    <w:rsid w:val="58014405"/>
    <w:rsid w:val="5804DAAD"/>
    <w:rsid w:val="580A6CE2"/>
    <w:rsid w:val="583C747E"/>
    <w:rsid w:val="587EE201"/>
    <w:rsid w:val="58903F6A"/>
    <w:rsid w:val="58BC9E73"/>
    <w:rsid w:val="58EA0954"/>
    <w:rsid w:val="590C9D6F"/>
    <w:rsid w:val="5929CE7D"/>
    <w:rsid w:val="596584CE"/>
    <w:rsid w:val="59831C7C"/>
    <w:rsid w:val="598677DF"/>
    <w:rsid w:val="599983CD"/>
    <w:rsid w:val="59AD1D3C"/>
    <w:rsid w:val="59CF51F1"/>
    <w:rsid w:val="59FCE14B"/>
    <w:rsid w:val="5A062FF4"/>
    <w:rsid w:val="5A264B83"/>
    <w:rsid w:val="5A2711A9"/>
    <w:rsid w:val="5A456624"/>
    <w:rsid w:val="5A4A162C"/>
    <w:rsid w:val="5A55BA62"/>
    <w:rsid w:val="5A59FAFF"/>
    <w:rsid w:val="5A7272CC"/>
    <w:rsid w:val="5A7977A8"/>
    <w:rsid w:val="5AA4B488"/>
    <w:rsid w:val="5AA7ADE2"/>
    <w:rsid w:val="5ADA1416"/>
    <w:rsid w:val="5AF44264"/>
    <w:rsid w:val="5B14A845"/>
    <w:rsid w:val="5B16C417"/>
    <w:rsid w:val="5B18B745"/>
    <w:rsid w:val="5B2E72DD"/>
    <w:rsid w:val="5B3A8F9B"/>
    <w:rsid w:val="5B4539C7"/>
    <w:rsid w:val="5B68C721"/>
    <w:rsid w:val="5B89C321"/>
    <w:rsid w:val="5BA781C3"/>
    <w:rsid w:val="5BA79B31"/>
    <w:rsid w:val="5BE707E8"/>
    <w:rsid w:val="5C10BEEE"/>
    <w:rsid w:val="5C28790C"/>
    <w:rsid w:val="5C47D88D"/>
    <w:rsid w:val="5C4C00F0"/>
    <w:rsid w:val="5C611C42"/>
    <w:rsid w:val="5C65639C"/>
    <w:rsid w:val="5C69431A"/>
    <w:rsid w:val="5C6FC301"/>
    <w:rsid w:val="5CAA1A41"/>
    <w:rsid w:val="5CF7D487"/>
    <w:rsid w:val="5D00A2BF"/>
    <w:rsid w:val="5D06A165"/>
    <w:rsid w:val="5D1980AA"/>
    <w:rsid w:val="5D1B4DF4"/>
    <w:rsid w:val="5D25C176"/>
    <w:rsid w:val="5D267092"/>
    <w:rsid w:val="5D6C8A6F"/>
    <w:rsid w:val="5D9A43D4"/>
    <w:rsid w:val="5D9BF789"/>
    <w:rsid w:val="5DA04A3A"/>
    <w:rsid w:val="5DAA7D1D"/>
    <w:rsid w:val="5DAF8259"/>
    <w:rsid w:val="5DB2FB02"/>
    <w:rsid w:val="5DBE7958"/>
    <w:rsid w:val="5DBF8A35"/>
    <w:rsid w:val="5DC7AF39"/>
    <w:rsid w:val="5DD5AD6F"/>
    <w:rsid w:val="5E306D47"/>
    <w:rsid w:val="5E3E6A14"/>
    <w:rsid w:val="5E458D33"/>
    <w:rsid w:val="5E46C204"/>
    <w:rsid w:val="5E47CE2A"/>
    <w:rsid w:val="5E511404"/>
    <w:rsid w:val="5E682313"/>
    <w:rsid w:val="5E70ED1F"/>
    <w:rsid w:val="5E85BC1E"/>
    <w:rsid w:val="5E8713AE"/>
    <w:rsid w:val="5EBB800B"/>
    <w:rsid w:val="5EBF7B3F"/>
    <w:rsid w:val="5EC1293D"/>
    <w:rsid w:val="5ED0D68A"/>
    <w:rsid w:val="5EEA5447"/>
    <w:rsid w:val="5EF6A81E"/>
    <w:rsid w:val="5EFE79F2"/>
    <w:rsid w:val="5F0FB3B7"/>
    <w:rsid w:val="5F465161"/>
    <w:rsid w:val="5F61FF6B"/>
    <w:rsid w:val="5F966DDF"/>
    <w:rsid w:val="5F9B6AB7"/>
    <w:rsid w:val="5FA2CEDB"/>
    <w:rsid w:val="5FA431B0"/>
    <w:rsid w:val="5FADDE8F"/>
    <w:rsid w:val="5FCC7C40"/>
    <w:rsid w:val="5FD02CFA"/>
    <w:rsid w:val="5FD313AE"/>
    <w:rsid w:val="60235664"/>
    <w:rsid w:val="60260A68"/>
    <w:rsid w:val="604A2FBE"/>
    <w:rsid w:val="6054566E"/>
    <w:rsid w:val="60668A2B"/>
    <w:rsid w:val="6090887E"/>
    <w:rsid w:val="60AB6858"/>
    <w:rsid w:val="60B8E2E3"/>
    <w:rsid w:val="60BBC099"/>
    <w:rsid w:val="60E3933E"/>
    <w:rsid w:val="60E61635"/>
    <w:rsid w:val="60E79E38"/>
    <w:rsid w:val="60E843B1"/>
    <w:rsid w:val="612F6BCC"/>
    <w:rsid w:val="6137253F"/>
    <w:rsid w:val="613B73C1"/>
    <w:rsid w:val="6144EE0B"/>
    <w:rsid w:val="615FF592"/>
    <w:rsid w:val="616EEE96"/>
    <w:rsid w:val="617D7A49"/>
    <w:rsid w:val="617E181A"/>
    <w:rsid w:val="61893597"/>
    <w:rsid w:val="6197D261"/>
    <w:rsid w:val="619C9EA8"/>
    <w:rsid w:val="61B159B5"/>
    <w:rsid w:val="61BCFDED"/>
    <w:rsid w:val="61CDAFDB"/>
    <w:rsid w:val="61FA01B5"/>
    <w:rsid w:val="62204CF0"/>
    <w:rsid w:val="622DA38C"/>
    <w:rsid w:val="624D6D61"/>
    <w:rsid w:val="626B7F32"/>
    <w:rsid w:val="62870C1E"/>
    <w:rsid w:val="62BCA01E"/>
    <w:rsid w:val="62CF3B20"/>
    <w:rsid w:val="6317D4F2"/>
    <w:rsid w:val="6319283E"/>
    <w:rsid w:val="63321E3A"/>
    <w:rsid w:val="6337E696"/>
    <w:rsid w:val="634162A5"/>
    <w:rsid w:val="634B86F6"/>
    <w:rsid w:val="636F5D53"/>
    <w:rsid w:val="641B264F"/>
    <w:rsid w:val="64415ACE"/>
    <w:rsid w:val="644ACDC6"/>
    <w:rsid w:val="6459B53E"/>
    <w:rsid w:val="645A0B79"/>
    <w:rsid w:val="6468B4B6"/>
    <w:rsid w:val="64693966"/>
    <w:rsid w:val="6477D504"/>
    <w:rsid w:val="647ABBC7"/>
    <w:rsid w:val="648464D2"/>
    <w:rsid w:val="6488E8A6"/>
    <w:rsid w:val="6499A2A8"/>
    <w:rsid w:val="64A7D4B4"/>
    <w:rsid w:val="64AB95D5"/>
    <w:rsid w:val="64B5BD8A"/>
    <w:rsid w:val="64D2DF68"/>
    <w:rsid w:val="64E6288F"/>
    <w:rsid w:val="64F0CD1A"/>
    <w:rsid w:val="64F4194F"/>
    <w:rsid w:val="653BCD7D"/>
    <w:rsid w:val="6555FFE0"/>
    <w:rsid w:val="656912FD"/>
    <w:rsid w:val="65B1507E"/>
    <w:rsid w:val="65CB2578"/>
    <w:rsid w:val="65F1C57E"/>
    <w:rsid w:val="65F1F0AD"/>
    <w:rsid w:val="65F63804"/>
    <w:rsid w:val="661DB2B2"/>
    <w:rsid w:val="6632B88C"/>
    <w:rsid w:val="6645D375"/>
    <w:rsid w:val="6649F502"/>
    <w:rsid w:val="664CA55D"/>
    <w:rsid w:val="6685B679"/>
    <w:rsid w:val="66A47BE6"/>
    <w:rsid w:val="66CAD923"/>
    <w:rsid w:val="66DAC5C1"/>
    <w:rsid w:val="66F5BC0E"/>
    <w:rsid w:val="670F7528"/>
    <w:rsid w:val="672410C8"/>
    <w:rsid w:val="6743FF99"/>
    <w:rsid w:val="67444CE0"/>
    <w:rsid w:val="67612FF8"/>
    <w:rsid w:val="6775709C"/>
    <w:rsid w:val="6798B71F"/>
    <w:rsid w:val="67E46EFF"/>
    <w:rsid w:val="67F874B8"/>
    <w:rsid w:val="681289B8"/>
    <w:rsid w:val="68285F86"/>
    <w:rsid w:val="6832802D"/>
    <w:rsid w:val="6832A6CE"/>
    <w:rsid w:val="68B0EE1C"/>
    <w:rsid w:val="68CC00E9"/>
    <w:rsid w:val="68D154C6"/>
    <w:rsid w:val="691992BD"/>
    <w:rsid w:val="691B2DEA"/>
    <w:rsid w:val="691B819D"/>
    <w:rsid w:val="694339A0"/>
    <w:rsid w:val="69F15410"/>
    <w:rsid w:val="69F34DBF"/>
    <w:rsid w:val="6A2A380C"/>
    <w:rsid w:val="6AC2283C"/>
    <w:rsid w:val="6AE2B16F"/>
    <w:rsid w:val="6AEDA6AF"/>
    <w:rsid w:val="6B03297A"/>
    <w:rsid w:val="6B205185"/>
    <w:rsid w:val="6B244B91"/>
    <w:rsid w:val="6B2B1A2A"/>
    <w:rsid w:val="6B2C47CE"/>
    <w:rsid w:val="6B59A01A"/>
    <w:rsid w:val="6B7E977F"/>
    <w:rsid w:val="6B945097"/>
    <w:rsid w:val="6BBBD599"/>
    <w:rsid w:val="6BD76283"/>
    <w:rsid w:val="6C097EE5"/>
    <w:rsid w:val="6C2CFEBB"/>
    <w:rsid w:val="6C2E1A1A"/>
    <w:rsid w:val="6C42F8F5"/>
    <w:rsid w:val="6C49E65F"/>
    <w:rsid w:val="6C6C8702"/>
    <w:rsid w:val="6C77140E"/>
    <w:rsid w:val="6C8BBBA4"/>
    <w:rsid w:val="6C9982A5"/>
    <w:rsid w:val="6C9FE210"/>
    <w:rsid w:val="6CA51F17"/>
    <w:rsid w:val="6CAA60FC"/>
    <w:rsid w:val="6CC545B5"/>
    <w:rsid w:val="6CEAD0D8"/>
    <w:rsid w:val="6CF745D4"/>
    <w:rsid w:val="6CFDE334"/>
    <w:rsid w:val="6D0E4CA7"/>
    <w:rsid w:val="6D0FE916"/>
    <w:rsid w:val="6D2D7586"/>
    <w:rsid w:val="6D47C2A7"/>
    <w:rsid w:val="6D49A37E"/>
    <w:rsid w:val="6D4FD503"/>
    <w:rsid w:val="6D795BAA"/>
    <w:rsid w:val="6D7AF356"/>
    <w:rsid w:val="6D885710"/>
    <w:rsid w:val="6D893704"/>
    <w:rsid w:val="6D8BABDC"/>
    <w:rsid w:val="6D932DD0"/>
    <w:rsid w:val="6DACE068"/>
    <w:rsid w:val="6DBE4A79"/>
    <w:rsid w:val="6DC590BE"/>
    <w:rsid w:val="6DE90F96"/>
    <w:rsid w:val="6E161F62"/>
    <w:rsid w:val="6E38A655"/>
    <w:rsid w:val="6E38F85E"/>
    <w:rsid w:val="6E40D6DC"/>
    <w:rsid w:val="6E444856"/>
    <w:rsid w:val="6EBD6596"/>
    <w:rsid w:val="6EC5EA4D"/>
    <w:rsid w:val="6ED0AA4A"/>
    <w:rsid w:val="6EE72EF5"/>
    <w:rsid w:val="6EFDA15D"/>
    <w:rsid w:val="6F0DDF94"/>
    <w:rsid w:val="6F17ACBB"/>
    <w:rsid w:val="6F1EA8C8"/>
    <w:rsid w:val="6F24E783"/>
    <w:rsid w:val="6F41B85F"/>
    <w:rsid w:val="6F53A097"/>
    <w:rsid w:val="6F98A25B"/>
    <w:rsid w:val="6F9C11C3"/>
    <w:rsid w:val="6FAA6B8A"/>
    <w:rsid w:val="6FC5D6E4"/>
    <w:rsid w:val="6FE14050"/>
    <w:rsid w:val="6FE3296B"/>
    <w:rsid w:val="7002D4B3"/>
    <w:rsid w:val="7009006C"/>
    <w:rsid w:val="7026B4FB"/>
    <w:rsid w:val="703AFC13"/>
    <w:rsid w:val="7064D87E"/>
    <w:rsid w:val="70756E3E"/>
    <w:rsid w:val="70769F10"/>
    <w:rsid w:val="7078F969"/>
    <w:rsid w:val="70A219D3"/>
    <w:rsid w:val="70AF1EC1"/>
    <w:rsid w:val="70B379A6"/>
    <w:rsid w:val="70D8FBC9"/>
    <w:rsid w:val="70E1E5AE"/>
    <w:rsid w:val="70E59D42"/>
    <w:rsid w:val="70E95BD1"/>
    <w:rsid w:val="70EF3C92"/>
    <w:rsid w:val="70F9E809"/>
    <w:rsid w:val="7119F7A4"/>
    <w:rsid w:val="713816BE"/>
    <w:rsid w:val="71390EC0"/>
    <w:rsid w:val="7144D1A1"/>
    <w:rsid w:val="714E2A99"/>
    <w:rsid w:val="716F9B6E"/>
    <w:rsid w:val="71897C3F"/>
    <w:rsid w:val="71B3D7D6"/>
    <w:rsid w:val="71B56A92"/>
    <w:rsid w:val="71CEBB6E"/>
    <w:rsid w:val="721645D5"/>
    <w:rsid w:val="722D2839"/>
    <w:rsid w:val="722DA899"/>
    <w:rsid w:val="724AD47D"/>
    <w:rsid w:val="72511F16"/>
    <w:rsid w:val="726E02AF"/>
    <w:rsid w:val="72791649"/>
    <w:rsid w:val="728460E5"/>
    <w:rsid w:val="72DE90E4"/>
    <w:rsid w:val="7331E72D"/>
    <w:rsid w:val="733FF507"/>
    <w:rsid w:val="73699992"/>
    <w:rsid w:val="73763078"/>
    <w:rsid w:val="73A1108A"/>
    <w:rsid w:val="73BC1C2C"/>
    <w:rsid w:val="73C2172B"/>
    <w:rsid w:val="73F7B314"/>
    <w:rsid w:val="73FC95A6"/>
    <w:rsid w:val="74028A10"/>
    <w:rsid w:val="74447C96"/>
    <w:rsid w:val="745400D1"/>
    <w:rsid w:val="745E7AB0"/>
    <w:rsid w:val="74677F4E"/>
    <w:rsid w:val="748D5FCC"/>
    <w:rsid w:val="7493AF21"/>
    <w:rsid w:val="7499DCFD"/>
    <w:rsid w:val="74ADFF5E"/>
    <w:rsid w:val="74BDEE2B"/>
    <w:rsid w:val="74CB4FF0"/>
    <w:rsid w:val="74CDA729"/>
    <w:rsid w:val="74F744E4"/>
    <w:rsid w:val="751934AB"/>
    <w:rsid w:val="752F07FA"/>
    <w:rsid w:val="753AEEC1"/>
    <w:rsid w:val="753AF1A3"/>
    <w:rsid w:val="75472F7C"/>
    <w:rsid w:val="75662371"/>
    <w:rsid w:val="75725246"/>
    <w:rsid w:val="7588D223"/>
    <w:rsid w:val="75963049"/>
    <w:rsid w:val="759906BB"/>
    <w:rsid w:val="75A6A2BF"/>
    <w:rsid w:val="75A75DEA"/>
    <w:rsid w:val="75EF915B"/>
    <w:rsid w:val="760107FE"/>
    <w:rsid w:val="761E88D5"/>
    <w:rsid w:val="765966A0"/>
    <w:rsid w:val="765A436B"/>
    <w:rsid w:val="7684FD2D"/>
    <w:rsid w:val="768520D6"/>
    <w:rsid w:val="768C7BB2"/>
    <w:rsid w:val="76BD739D"/>
    <w:rsid w:val="76F23A55"/>
    <w:rsid w:val="77003E4B"/>
    <w:rsid w:val="7702A737"/>
    <w:rsid w:val="773551D0"/>
    <w:rsid w:val="773B9CB6"/>
    <w:rsid w:val="773F238A"/>
    <w:rsid w:val="775A6DB0"/>
    <w:rsid w:val="7764B3C0"/>
    <w:rsid w:val="7765C49B"/>
    <w:rsid w:val="778C29D8"/>
    <w:rsid w:val="77941989"/>
    <w:rsid w:val="77B7E33D"/>
    <w:rsid w:val="77D7C46B"/>
    <w:rsid w:val="77E6FB5F"/>
    <w:rsid w:val="77F1C70F"/>
    <w:rsid w:val="77F1D7BD"/>
    <w:rsid w:val="77F57CF9"/>
    <w:rsid w:val="78032E79"/>
    <w:rsid w:val="781FA60E"/>
    <w:rsid w:val="7827072E"/>
    <w:rsid w:val="782B3D87"/>
    <w:rsid w:val="78492438"/>
    <w:rsid w:val="785A3208"/>
    <w:rsid w:val="7882BC09"/>
    <w:rsid w:val="78A11B46"/>
    <w:rsid w:val="78EE8910"/>
    <w:rsid w:val="79057249"/>
    <w:rsid w:val="79193549"/>
    <w:rsid w:val="791E8538"/>
    <w:rsid w:val="79236124"/>
    <w:rsid w:val="7945CC08"/>
    <w:rsid w:val="7960ECBA"/>
    <w:rsid w:val="796FFD55"/>
    <w:rsid w:val="799D4CE1"/>
    <w:rsid w:val="79AB4B82"/>
    <w:rsid w:val="79BF29CA"/>
    <w:rsid w:val="79FEEB13"/>
    <w:rsid w:val="7A5389FB"/>
    <w:rsid w:val="7A550004"/>
    <w:rsid w:val="7A5B3B67"/>
    <w:rsid w:val="7A6E53EE"/>
    <w:rsid w:val="7A7C0044"/>
    <w:rsid w:val="7A98ED31"/>
    <w:rsid w:val="7A9D0A2A"/>
    <w:rsid w:val="7AB201E4"/>
    <w:rsid w:val="7AB82AE0"/>
    <w:rsid w:val="7ABB8B54"/>
    <w:rsid w:val="7AD560CA"/>
    <w:rsid w:val="7AF1F1ED"/>
    <w:rsid w:val="7AF98BCE"/>
    <w:rsid w:val="7B1D62DE"/>
    <w:rsid w:val="7B77614C"/>
    <w:rsid w:val="7BE1B6D4"/>
    <w:rsid w:val="7BF9A5AB"/>
    <w:rsid w:val="7C2DFE3B"/>
    <w:rsid w:val="7C2FCD11"/>
    <w:rsid w:val="7C37DBBE"/>
    <w:rsid w:val="7C4B4BEE"/>
    <w:rsid w:val="7C547853"/>
    <w:rsid w:val="7C862DBB"/>
    <w:rsid w:val="7D13EB2B"/>
    <w:rsid w:val="7D21794F"/>
    <w:rsid w:val="7D2850BC"/>
    <w:rsid w:val="7D39D064"/>
    <w:rsid w:val="7D3F4540"/>
    <w:rsid w:val="7D4029A1"/>
    <w:rsid w:val="7D417C71"/>
    <w:rsid w:val="7D46FCD4"/>
    <w:rsid w:val="7D747BE5"/>
    <w:rsid w:val="7D9089B0"/>
    <w:rsid w:val="7DAF2497"/>
    <w:rsid w:val="7E41D1AD"/>
    <w:rsid w:val="7E8C1863"/>
    <w:rsid w:val="7EBBCAEB"/>
    <w:rsid w:val="7ED665F1"/>
    <w:rsid w:val="7EDDBA5F"/>
    <w:rsid w:val="7F0698FC"/>
    <w:rsid w:val="7F06A509"/>
    <w:rsid w:val="7F0FD899"/>
    <w:rsid w:val="7F3336D3"/>
    <w:rsid w:val="7F3B99CB"/>
    <w:rsid w:val="7F4A5154"/>
    <w:rsid w:val="7F4C9A24"/>
    <w:rsid w:val="7F53D00E"/>
    <w:rsid w:val="7F640CDE"/>
    <w:rsid w:val="7F6B04F1"/>
    <w:rsid w:val="7F71D16C"/>
    <w:rsid w:val="7F774390"/>
    <w:rsid w:val="7F8AFEB3"/>
    <w:rsid w:val="7F9703A1"/>
    <w:rsid w:val="7FA0E0BC"/>
    <w:rsid w:val="7FE0D08B"/>
    <w:rsid w:val="7FF5E22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22F9DE"/>
  <w15:chartTrackingRefBased/>
  <w15:docId w15:val="{E22BEB59-051B-4048-A30D-2463E0CA05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C692C"/>
  </w:style>
  <w:style w:type="paragraph" w:styleId="Heading1">
    <w:name w:val="heading 1"/>
    <w:basedOn w:val="Normal"/>
    <w:next w:val="Normal"/>
    <w:link w:val="Heading1Char"/>
    <w:uiPriority w:val="9"/>
    <w:qFormat/>
    <w:rsid w:val="006633F5"/>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33F5"/>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33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3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3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3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3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3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33F5"/>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633F5"/>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6633F5"/>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6633F5"/>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6633F5"/>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6633F5"/>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6633F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6633F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6633F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6633F5"/>
    <w:rPr>
      <w:rFonts w:eastAsiaTheme="majorEastAsia" w:cstheme="majorBidi"/>
      <w:color w:val="272727" w:themeColor="text1" w:themeTint="D8"/>
    </w:rPr>
  </w:style>
  <w:style w:type="paragraph" w:styleId="Title">
    <w:name w:val="Title"/>
    <w:basedOn w:val="Normal"/>
    <w:next w:val="Normal"/>
    <w:link w:val="TitleChar"/>
    <w:uiPriority w:val="10"/>
    <w:qFormat/>
    <w:rsid w:val="006633F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633F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6633F5"/>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663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33F5"/>
    <w:pPr>
      <w:spacing w:before="160"/>
      <w:jc w:val="center"/>
    </w:pPr>
    <w:rPr>
      <w:i/>
      <w:iCs/>
      <w:color w:val="404040" w:themeColor="text1" w:themeTint="BF"/>
    </w:rPr>
  </w:style>
  <w:style w:type="character" w:styleId="QuoteChar" w:customStyle="1">
    <w:name w:val="Quote Char"/>
    <w:basedOn w:val="DefaultParagraphFont"/>
    <w:link w:val="Quote"/>
    <w:uiPriority w:val="29"/>
    <w:rsid w:val="006633F5"/>
    <w:rPr>
      <w:i/>
      <w:iCs/>
      <w:color w:val="404040" w:themeColor="text1" w:themeTint="BF"/>
    </w:rPr>
  </w:style>
  <w:style w:type="paragraph" w:styleId="ListParagraph">
    <w:name w:val="List Paragraph"/>
    <w:basedOn w:val="Normal"/>
    <w:uiPriority w:val="34"/>
    <w:qFormat/>
    <w:rsid w:val="006633F5"/>
    <w:pPr>
      <w:ind w:left="720"/>
      <w:contextualSpacing/>
    </w:pPr>
  </w:style>
  <w:style w:type="character" w:styleId="IntenseEmphasis">
    <w:name w:val="Intense Emphasis"/>
    <w:basedOn w:val="DefaultParagraphFont"/>
    <w:uiPriority w:val="21"/>
    <w:qFormat/>
    <w:rsid w:val="006633F5"/>
    <w:rPr>
      <w:i/>
      <w:iCs/>
      <w:color w:val="0F4761" w:themeColor="accent1" w:themeShade="BF"/>
    </w:rPr>
  </w:style>
  <w:style w:type="paragraph" w:styleId="IntenseQuote">
    <w:name w:val="Intense Quote"/>
    <w:basedOn w:val="Normal"/>
    <w:next w:val="Normal"/>
    <w:link w:val="IntenseQuoteChar"/>
    <w:uiPriority w:val="30"/>
    <w:qFormat/>
    <w:rsid w:val="006633F5"/>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6633F5"/>
    <w:rPr>
      <w:i/>
      <w:iCs/>
      <w:color w:val="0F4761" w:themeColor="accent1" w:themeShade="BF"/>
    </w:rPr>
  </w:style>
  <w:style w:type="character" w:styleId="IntenseReference">
    <w:name w:val="Intense Reference"/>
    <w:basedOn w:val="DefaultParagraphFont"/>
    <w:uiPriority w:val="32"/>
    <w:qFormat/>
    <w:rsid w:val="006633F5"/>
    <w:rPr>
      <w:b/>
      <w:bCs/>
      <w:smallCaps/>
      <w:color w:val="0F4761" w:themeColor="accent1" w:themeShade="BF"/>
      <w:spacing w:val="5"/>
    </w:rPr>
  </w:style>
  <w:style w:type="paragraph" w:styleId="Caption">
    <w:name w:val="caption"/>
    <w:basedOn w:val="Normal"/>
    <w:next w:val="Normal"/>
    <w:uiPriority w:val="35"/>
    <w:unhideWhenUsed/>
    <w:qFormat/>
    <w:rsid w:val="00857364"/>
    <w:pPr>
      <w:spacing w:after="200" w:line="240" w:lineRule="auto"/>
    </w:pPr>
    <w:rPr>
      <w:i/>
      <w:iCs/>
      <w:color w:val="0E2841" w:themeColor="text2"/>
      <w:sz w:val="18"/>
      <w:szCs w:val="18"/>
    </w:rPr>
  </w:style>
  <w:style w:type="paragraph" w:styleId="Header">
    <w:name w:val="header"/>
    <w:basedOn w:val="Normal"/>
    <w:link w:val="HeaderChar"/>
    <w:uiPriority w:val="99"/>
    <w:unhideWhenUsed/>
    <w:rsid w:val="007E1D0F"/>
    <w:pPr>
      <w:tabs>
        <w:tab w:val="center" w:pos="4680"/>
        <w:tab w:val="right" w:pos="9360"/>
      </w:tabs>
      <w:spacing w:after="0" w:line="240" w:lineRule="auto"/>
    </w:pPr>
  </w:style>
  <w:style w:type="character" w:styleId="HeaderChar" w:customStyle="1">
    <w:name w:val="Header Char"/>
    <w:basedOn w:val="DefaultParagraphFont"/>
    <w:link w:val="Header"/>
    <w:uiPriority w:val="99"/>
    <w:rsid w:val="007E1D0F"/>
  </w:style>
  <w:style w:type="paragraph" w:styleId="Footer">
    <w:name w:val="footer"/>
    <w:basedOn w:val="Normal"/>
    <w:link w:val="FooterChar"/>
    <w:uiPriority w:val="99"/>
    <w:unhideWhenUsed/>
    <w:rsid w:val="007E1D0F"/>
    <w:pPr>
      <w:tabs>
        <w:tab w:val="center" w:pos="4680"/>
        <w:tab w:val="right" w:pos="9360"/>
      </w:tabs>
      <w:spacing w:after="0" w:line="240" w:lineRule="auto"/>
    </w:pPr>
  </w:style>
  <w:style w:type="character" w:styleId="FooterChar" w:customStyle="1">
    <w:name w:val="Footer Char"/>
    <w:basedOn w:val="DefaultParagraphFont"/>
    <w:link w:val="Footer"/>
    <w:uiPriority w:val="99"/>
    <w:rsid w:val="007E1D0F"/>
  </w:style>
  <w:style w:type="character" w:styleId="PageNumber">
    <w:name w:val="page number"/>
    <w:basedOn w:val="DefaultParagraphFont"/>
    <w:uiPriority w:val="99"/>
    <w:semiHidden/>
    <w:unhideWhenUsed/>
    <w:rsid w:val="007E1D0F"/>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84637">
      <w:bodyDiv w:val="1"/>
      <w:marLeft w:val="0"/>
      <w:marRight w:val="0"/>
      <w:marTop w:val="0"/>
      <w:marBottom w:val="0"/>
      <w:divBdr>
        <w:top w:val="none" w:sz="0" w:space="0" w:color="auto"/>
        <w:left w:val="none" w:sz="0" w:space="0" w:color="auto"/>
        <w:bottom w:val="none" w:sz="0" w:space="0" w:color="auto"/>
        <w:right w:val="none" w:sz="0" w:space="0" w:color="auto"/>
      </w:divBdr>
    </w:div>
    <w:div w:id="91363500">
      <w:bodyDiv w:val="1"/>
      <w:marLeft w:val="0"/>
      <w:marRight w:val="0"/>
      <w:marTop w:val="0"/>
      <w:marBottom w:val="0"/>
      <w:divBdr>
        <w:top w:val="none" w:sz="0" w:space="0" w:color="auto"/>
        <w:left w:val="none" w:sz="0" w:space="0" w:color="auto"/>
        <w:bottom w:val="none" w:sz="0" w:space="0" w:color="auto"/>
        <w:right w:val="none" w:sz="0" w:space="0" w:color="auto"/>
      </w:divBdr>
    </w:div>
    <w:div w:id="394623789">
      <w:bodyDiv w:val="1"/>
      <w:marLeft w:val="0"/>
      <w:marRight w:val="0"/>
      <w:marTop w:val="0"/>
      <w:marBottom w:val="0"/>
      <w:divBdr>
        <w:top w:val="none" w:sz="0" w:space="0" w:color="auto"/>
        <w:left w:val="none" w:sz="0" w:space="0" w:color="auto"/>
        <w:bottom w:val="none" w:sz="0" w:space="0" w:color="auto"/>
        <w:right w:val="none" w:sz="0" w:space="0" w:color="auto"/>
      </w:divBdr>
    </w:div>
    <w:div w:id="484862152">
      <w:bodyDiv w:val="1"/>
      <w:marLeft w:val="0"/>
      <w:marRight w:val="0"/>
      <w:marTop w:val="0"/>
      <w:marBottom w:val="0"/>
      <w:divBdr>
        <w:top w:val="none" w:sz="0" w:space="0" w:color="auto"/>
        <w:left w:val="none" w:sz="0" w:space="0" w:color="auto"/>
        <w:bottom w:val="none" w:sz="0" w:space="0" w:color="auto"/>
        <w:right w:val="none" w:sz="0" w:space="0" w:color="auto"/>
      </w:divBdr>
    </w:div>
    <w:div w:id="496115359">
      <w:bodyDiv w:val="1"/>
      <w:marLeft w:val="0"/>
      <w:marRight w:val="0"/>
      <w:marTop w:val="0"/>
      <w:marBottom w:val="0"/>
      <w:divBdr>
        <w:top w:val="none" w:sz="0" w:space="0" w:color="auto"/>
        <w:left w:val="none" w:sz="0" w:space="0" w:color="auto"/>
        <w:bottom w:val="none" w:sz="0" w:space="0" w:color="auto"/>
        <w:right w:val="none" w:sz="0" w:space="0" w:color="auto"/>
      </w:divBdr>
    </w:div>
    <w:div w:id="778909008">
      <w:bodyDiv w:val="1"/>
      <w:marLeft w:val="0"/>
      <w:marRight w:val="0"/>
      <w:marTop w:val="0"/>
      <w:marBottom w:val="0"/>
      <w:divBdr>
        <w:top w:val="none" w:sz="0" w:space="0" w:color="auto"/>
        <w:left w:val="none" w:sz="0" w:space="0" w:color="auto"/>
        <w:bottom w:val="none" w:sz="0" w:space="0" w:color="auto"/>
        <w:right w:val="none" w:sz="0" w:space="0" w:color="auto"/>
      </w:divBdr>
      <w:divsChild>
        <w:div w:id="16197244">
          <w:marLeft w:val="0"/>
          <w:marRight w:val="0"/>
          <w:marTop w:val="0"/>
          <w:marBottom w:val="0"/>
          <w:divBdr>
            <w:top w:val="none" w:sz="0" w:space="0" w:color="auto"/>
            <w:left w:val="none" w:sz="0" w:space="0" w:color="auto"/>
            <w:bottom w:val="none" w:sz="0" w:space="0" w:color="auto"/>
            <w:right w:val="none" w:sz="0" w:space="0" w:color="auto"/>
          </w:divBdr>
        </w:div>
        <w:div w:id="110824125">
          <w:marLeft w:val="0"/>
          <w:marRight w:val="0"/>
          <w:marTop w:val="0"/>
          <w:marBottom w:val="0"/>
          <w:divBdr>
            <w:top w:val="none" w:sz="0" w:space="0" w:color="auto"/>
            <w:left w:val="none" w:sz="0" w:space="0" w:color="auto"/>
            <w:bottom w:val="none" w:sz="0" w:space="0" w:color="auto"/>
            <w:right w:val="none" w:sz="0" w:space="0" w:color="auto"/>
          </w:divBdr>
        </w:div>
        <w:div w:id="172258082">
          <w:marLeft w:val="0"/>
          <w:marRight w:val="0"/>
          <w:marTop w:val="0"/>
          <w:marBottom w:val="0"/>
          <w:divBdr>
            <w:top w:val="none" w:sz="0" w:space="0" w:color="auto"/>
            <w:left w:val="none" w:sz="0" w:space="0" w:color="auto"/>
            <w:bottom w:val="none" w:sz="0" w:space="0" w:color="auto"/>
            <w:right w:val="none" w:sz="0" w:space="0" w:color="auto"/>
          </w:divBdr>
        </w:div>
        <w:div w:id="348532735">
          <w:marLeft w:val="0"/>
          <w:marRight w:val="0"/>
          <w:marTop w:val="0"/>
          <w:marBottom w:val="0"/>
          <w:divBdr>
            <w:top w:val="none" w:sz="0" w:space="0" w:color="auto"/>
            <w:left w:val="none" w:sz="0" w:space="0" w:color="auto"/>
            <w:bottom w:val="none" w:sz="0" w:space="0" w:color="auto"/>
            <w:right w:val="none" w:sz="0" w:space="0" w:color="auto"/>
          </w:divBdr>
        </w:div>
        <w:div w:id="509181564">
          <w:marLeft w:val="0"/>
          <w:marRight w:val="0"/>
          <w:marTop w:val="0"/>
          <w:marBottom w:val="0"/>
          <w:divBdr>
            <w:top w:val="none" w:sz="0" w:space="0" w:color="auto"/>
            <w:left w:val="none" w:sz="0" w:space="0" w:color="auto"/>
            <w:bottom w:val="none" w:sz="0" w:space="0" w:color="auto"/>
            <w:right w:val="none" w:sz="0" w:space="0" w:color="auto"/>
          </w:divBdr>
        </w:div>
        <w:div w:id="542058571">
          <w:marLeft w:val="0"/>
          <w:marRight w:val="0"/>
          <w:marTop w:val="0"/>
          <w:marBottom w:val="0"/>
          <w:divBdr>
            <w:top w:val="none" w:sz="0" w:space="0" w:color="auto"/>
            <w:left w:val="none" w:sz="0" w:space="0" w:color="auto"/>
            <w:bottom w:val="none" w:sz="0" w:space="0" w:color="auto"/>
            <w:right w:val="none" w:sz="0" w:space="0" w:color="auto"/>
          </w:divBdr>
        </w:div>
        <w:div w:id="570505241">
          <w:marLeft w:val="0"/>
          <w:marRight w:val="0"/>
          <w:marTop w:val="0"/>
          <w:marBottom w:val="0"/>
          <w:divBdr>
            <w:top w:val="none" w:sz="0" w:space="0" w:color="auto"/>
            <w:left w:val="none" w:sz="0" w:space="0" w:color="auto"/>
            <w:bottom w:val="none" w:sz="0" w:space="0" w:color="auto"/>
            <w:right w:val="none" w:sz="0" w:space="0" w:color="auto"/>
          </w:divBdr>
        </w:div>
        <w:div w:id="679283063">
          <w:marLeft w:val="0"/>
          <w:marRight w:val="0"/>
          <w:marTop w:val="0"/>
          <w:marBottom w:val="0"/>
          <w:divBdr>
            <w:top w:val="none" w:sz="0" w:space="0" w:color="auto"/>
            <w:left w:val="none" w:sz="0" w:space="0" w:color="auto"/>
            <w:bottom w:val="none" w:sz="0" w:space="0" w:color="auto"/>
            <w:right w:val="none" w:sz="0" w:space="0" w:color="auto"/>
          </w:divBdr>
        </w:div>
        <w:div w:id="781074681">
          <w:marLeft w:val="0"/>
          <w:marRight w:val="0"/>
          <w:marTop w:val="0"/>
          <w:marBottom w:val="0"/>
          <w:divBdr>
            <w:top w:val="none" w:sz="0" w:space="0" w:color="auto"/>
            <w:left w:val="none" w:sz="0" w:space="0" w:color="auto"/>
            <w:bottom w:val="none" w:sz="0" w:space="0" w:color="auto"/>
            <w:right w:val="none" w:sz="0" w:space="0" w:color="auto"/>
          </w:divBdr>
        </w:div>
        <w:div w:id="935482845">
          <w:marLeft w:val="0"/>
          <w:marRight w:val="0"/>
          <w:marTop w:val="0"/>
          <w:marBottom w:val="0"/>
          <w:divBdr>
            <w:top w:val="none" w:sz="0" w:space="0" w:color="auto"/>
            <w:left w:val="none" w:sz="0" w:space="0" w:color="auto"/>
            <w:bottom w:val="none" w:sz="0" w:space="0" w:color="auto"/>
            <w:right w:val="none" w:sz="0" w:space="0" w:color="auto"/>
          </w:divBdr>
        </w:div>
        <w:div w:id="1417243311">
          <w:marLeft w:val="0"/>
          <w:marRight w:val="0"/>
          <w:marTop w:val="0"/>
          <w:marBottom w:val="0"/>
          <w:divBdr>
            <w:top w:val="none" w:sz="0" w:space="0" w:color="auto"/>
            <w:left w:val="none" w:sz="0" w:space="0" w:color="auto"/>
            <w:bottom w:val="none" w:sz="0" w:space="0" w:color="auto"/>
            <w:right w:val="none" w:sz="0" w:space="0" w:color="auto"/>
          </w:divBdr>
        </w:div>
        <w:div w:id="1420247015">
          <w:marLeft w:val="0"/>
          <w:marRight w:val="0"/>
          <w:marTop w:val="0"/>
          <w:marBottom w:val="0"/>
          <w:divBdr>
            <w:top w:val="none" w:sz="0" w:space="0" w:color="auto"/>
            <w:left w:val="none" w:sz="0" w:space="0" w:color="auto"/>
            <w:bottom w:val="none" w:sz="0" w:space="0" w:color="auto"/>
            <w:right w:val="none" w:sz="0" w:space="0" w:color="auto"/>
          </w:divBdr>
        </w:div>
        <w:div w:id="1516000912">
          <w:marLeft w:val="0"/>
          <w:marRight w:val="0"/>
          <w:marTop w:val="0"/>
          <w:marBottom w:val="0"/>
          <w:divBdr>
            <w:top w:val="none" w:sz="0" w:space="0" w:color="auto"/>
            <w:left w:val="none" w:sz="0" w:space="0" w:color="auto"/>
            <w:bottom w:val="none" w:sz="0" w:space="0" w:color="auto"/>
            <w:right w:val="none" w:sz="0" w:space="0" w:color="auto"/>
          </w:divBdr>
        </w:div>
        <w:div w:id="1593123187">
          <w:marLeft w:val="0"/>
          <w:marRight w:val="0"/>
          <w:marTop w:val="0"/>
          <w:marBottom w:val="0"/>
          <w:divBdr>
            <w:top w:val="none" w:sz="0" w:space="0" w:color="auto"/>
            <w:left w:val="none" w:sz="0" w:space="0" w:color="auto"/>
            <w:bottom w:val="none" w:sz="0" w:space="0" w:color="auto"/>
            <w:right w:val="none" w:sz="0" w:space="0" w:color="auto"/>
          </w:divBdr>
        </w:div>
        <w:div w:id="1730223711">
          <w:marLeft w:val="0"/>
          <w:marRight w:val="0"/>
          <w:marTop w:val="0"/>
          <w:marBottom w:val="0"/>
          <w:divBdr>
            <w:top w:val="none" w:sz="0" w:space="0" w:color="auto"/>
            <w:left w:val="none" w:sz="0" w:space="0" w:color="auto"/>
            <w:bottom w:val="none" w:sz="0" w:space="0" w:color="auto"/>
            <w:right w:val="none" w:sz="0" w:space="0" w:color="auto"/>
          </w:divBdr>
        </w:div>
        <w:div w:id="2034728174">
          <w:marLeft w:val="0"/>
          <w:marRight w:val="0"/>
          <w:marTop w:val="0"/>
          <w:marBottom w:val="0"/>
          <w:divBdr>
            <w:top w:val="none" w:sz="0" w:space="0" w:color="auto"/>
            <w:left w:val="none" w:sz="0" w:space="0" w:color="auto"/>
            <w:bottom w:val="none" w:sz="0" w:space="0" w:color="auto"/>
            <w:right w:val="none" w:sz="0" w:space="0" w:color="auto"/>
          </w:divBdr>
        </w:div>
        <w:div w:id="2074543722">
          <w:marLeft w:val="0"/>
          <w:marRight w:val="0"/>
          <w:marTop w:val="0"/>
          <w:marBottom w:val="0"/>
          <w:divBdr>
            <w:top w:val="none" w:sz="0" w:space="0" w:color="auto"/>
            <w:left w:val="none" w:sz="0" w:space="0" w:color="auto"/>
            <w:bottom w:val="none" w:sz="0" w:space="0" w:color="auto"/>
            <w:right w:val="none" w:sz="0" w:space="0" w:color="auto"/>
          </w:divBdr>
        </w:div>
      </w:divsChild>
    </w:div>
    <w:div w:id="909584409">
      <w:bodyDiv w:val="1"/>
      <w:marLeft w:val="0"/>
      <w:marRight w:val="0"/>
      <w:marTop w:val="0"/>
      <w:marBottom w:val="0"/>
      <w:divBdr>
        <w:top w:val="none" w:sz="0" w:space="0" w:color="auto"/>
        <w:left w:val="none" w:sz="0" w:space="0" w:color="auto"/>
        <w:bottom w:val="none" w:sz="0" w:space="0" w:color="auto"/>
        <w:right w:val="none" w:sz="0" w:space="0" w:color="auto"/>
      </w:divBdr>
    </w:div>
    <w:div w:id="926768221">
      <w:bodyDiv w:val="1"/>
      <w:marLeft w:val="0"/>
      <w:marRight w:val="0"/>
      <w:marTop w:val="0"/>
      <w:marBottom w:val="0"/>
      <w:divBdr>
        <w:top w:val="none" w:sz="0" w:space="0" w:color="auto"/>
        <w:left w:val="none" w:sz="0" w:space="0" w:color="auto"/>
        <w:bottom w:val="none" w:sz="0" w:space="0" w:color="auto"/>
        <w:right w:val="none" w:sz="0" w:space="0" w:color="auto"/>
      </w:divBdr>
    </w:div>
    <w:div w:id="1122650285">
      <w:bodyDiv w:val="1"/>
      <w:marLeft w:val="0"/>
      <w:marRight w:val="0"/>
      <w:marTop w:val="0"/>
      <w:marBottom w:val="0"/>
      <w:divBdr>
        <w:top w:val="none" w:sz="0" w:space="0" w:color="auto"/>
        <w:left w:val="none" w:sz="0" w:space="0" w:color="auto"/>
        <w:bottom w:val="none" w:sz="0" w:space="0" w:color="auto"/>
        <w:right w:val="none" w:sz="0" w:space="0" w:color="auto"/>
      </w:divBdr>
    </w:div>
    <w:div w:id="1291669676">
      <w:bodyDiv w:val="1"/>
      <w:marLeft w:val="0"/>
      <w:marRight w:val="0"/>
      <w:marTop w:val="0"/>
      <w:marBottom w:val="0"/>
      <w:divBdr>
        <w:top w:val="none" w:sz="0" w:space="0" w:color="auto"/>
        <w:left w:val="none" w:sz="0" w:space="0" w:color="auto"/>
        <w:bottom w:val="none" w:sz="0" w:space="0" w:color="auto"/>
        <w:right w:val="none" w:sz="0" w:space="0" w:color="auto"/>
      </w:divBdr>
    </w:div>
    <w:div w:id="1346634680">
      <w:bodyDiv w:val="1"/>
      <w:marLeft w:val="0"/>
      <w:marRight w:val="0"/>
      <w:marTop w:val="0"/>
      <w:marBottom w:val="0"/>
      <w:divBdr>
        <w:top w:val="none" w:sz="0" w:space="0" w:color="auto"/>
        <w:left w:val="none" w:sz="0" w:space="0" w:color="auto"/>
        <w:bottom w:val="none" w:sz="0" w:space="0" w:color="auto"/>
        <w:right w:val="none" w:sz="0" w:space="0" w:color="auto"/>
      </w:divBdr>
    </w:div>
    <w:div w:id="1367222035">
      <w:bodyDiv w:val="1"/>
      <w:marLeft w:val="0"/>
      <w:marRight w:val="0"/>
      <w:marTop w:val="0"/>
      <w:marBottom w:val="0"/>
      <w:divBdr>
        <w:top w:val="none" w:sz="0" w:space="0" w:color="auto"/>
        <w:left w:val="none" w:sz="0" w:space="0" w:color="auto"/>
        <w:bottom w:val="none" w:sz="0" w:space="0" w:color="auto"/>
        <w:right w:val="none" w:sz="0" w:space="0" w:color="auto"/>
      </w:divBdr>
    </w:div>
    <w:div w:id="1686637343">
      <w:bodyDiv w:val="1"/>
      <w:marLeft w:val="0"/>
      <w:marRight w:val="0"/>
      <w:marTop w:val="0"/>
      <w:marBottom w:val="0"/>
      <w:divBdr>
        <w:top w:val="none" w:sz="0" w:space="0" w:color="auto"/>
        <w:left w:val="none" w:sz="0" w:space="0" w:color="auto"/>
        <w:bottom w:val="none" w:sz="0" w:space="0" w:color="auto"/>
        <w:right w:val="none" w:sz="0" w:space="0" w:color="auto"/>
      </w:divBdr>
    </w:div>
    <w:div w:id="1727795156">
      <w:bodyDiv w:val="1"/>
      <w:marLeft w:val="0"/>
      <w:marRight w:val="0"/>
      <w:marTop w:val="0"/>
      <w:marBottom w:val="0"/>
      <w:divBdr>
        <w:top w:val="none" w:sz="0" w:space="0" w:color="auto"/>
        <w:left w:val="none" w:sz="0" w:space="0" w:color="auto"/>
        <w:bottom w:val="none" w:sz="0" w:space="0" w:color="auto"/>
        <w:right w:val="none" w:sz="0" w:space="0" w:color="auto"/>
      </w:divBdr>
    </w:div>
    <w:div w:id="1736397489">
      <w:bodyDiv w:val="1"/>
      <w:marLeft w:val="0"/>
      <w:marRight w:val="0"/>
      <w:marTop w:val="0"/>
      <w:marBottom w:val="0"/>
      <w:divBdr>
        <w:top w:val="none" w:sz="0" w:space="0" w:color="auto"/>
        <w:left w:val="none" w:sz="0" w:space="0" w:color="auto"/>
        <w:bottom w:val="none" w:sz="0" w:space="0" w:color="auto"/>
        <w:right w:val="none" w:sz="0" w:space="0" w:color="auto"/>
      </w:divBdr>
    </w:div>
    <w:div w:id="1770158417">
      <w:bodyDiv w:val="1"/>
      <w:marLeft w:val="0"/>
      <w:marRight w:val="0"/>
      <w:marTop w:val="0"/>
      <w:marBottom w:val="0"/>
      <w:divBdr>
        <w:top w:val="none" w:sz="0" w:space="0" w:color="auto"/>
        <w:left w:val="none" w:sz="0" w:space="0" w:color="auto"/>
        <w:bottom w:val="none" w:sz="0" w:space="0" w:color="auto"/>
        <w:right w:val="none" w:sz="0" w:space="0" w:color="auto"/>
      </w:divBdr>
    </w:div>
    <w:div w:id="1814372009">
      <w:bodyDiv w:val="1"/>
      <w:marLeft w:val="0"/>
      <w:marRight w:val="0"/>
      <w:marTop w:val="0"/>
      <w:marBottom w:val="0"/>
      <w:divBdr>
        <w:top w:val="none" w:sz="0" w:space="0" w:color="auto"/>
        <w:left w:val="none" w:sz="0" w:space="0" w:color="auto"/>
        <w:bottom w:val="none" w:sz="0" w:space="0" w:color="auto"/>
        <w:right w:val="none" w:sz="0" w:space="0" w:color="auto"/>
      </w:divBdr>
    </w:div>
    <w:div w:id="1844124321">
      <w:bodyDiv w:val="1"/>
      <w:marLeft w:val="0"/>
      <w:marRight w:val="0"/>
      <w:marTop w:val="0"/>
      <w:marBottom w:val="0"/>
      <w:divBdr>
        <w:top w:val="none" w:sz="0" w:space="0" w:color="auto"/>
        <w:left w:val="none" w:sz="0" w:space="0" w:color="auto"/>
        <w:bottom w:val="none" w:sz="0" w:space="0" w:color="auto"/>
        <w:right w:val="none" w:sz="0" w:space="0" w:color="auto"/>
      </w:divBdr>
    </w:div>
    <w:div w:id="1925726008">
      <w:bodyDiv w:val="1"/>
      <w:marLeft w:val="0"/>
      <w:marRight w:val="0"/>
      <w:marTop w:val="0"/>
      <w:marBottom w:val="0"/>
      <w:divBdr>
        <w:top w:val="none" w:sz="0" w:space="0" w:color="auto"/>
        <w:left w:val="none" w:sz="0" w:space="0" w:color="auto"/>
        <w:bottom w:val="none" w:sz="0" w:space="0" w:color="auto"/>
        <w:right w:val="none" w:sz="0" w:space="0" w:color="auto"/>
      </w:divBdr>
    </w:div>
    <w:div w:id="2055495842">
      <w:bodyDiv w:val="1"/>
      <w:marLeft w:val="0"/>
      <w:marRight w:val="0"/>
      <w:marTop w:val="0"/>
      <w:marBottom w:val="0"/>
      <w:divBdr>
        <w:top w:val="none" w:sz="0" w:space="0" w:color="auto"/>
        <w:left w:val="none" w:sz="0" w:space="0" w:color="auto"/>
        <w:bottom w:val="none" w:sz="0" w:space="0" w:color="auto"/>
        <w:right w:val="none" w:sz="0" w:space="0" w:color="auto"/>
      </w:divBdr>
    </w:div>
    <w:div w:id="2071421860">
      <w:bodyDiv w:val="1"/>
      <w:marLeft w:val="0"/>
      <w:marRight w:val="0"/>
      <w:marTop w:val="0"/>
      <w:marBottom w:val="0"/>
      <w:divBdr>
        <w:top w:val="none" w:sz="0" w:space="0" w:color="auto"/>
        <w:left w:val="none" w:sz="0" w:space="0" w:color="auto"/>
        <w:bottom w:val="none" w:sz="0" w:space="0" w:color="auto"/>
        <w:right w:val="none" w:sz="0" w:space="0" w:color="auto"/>
      </w:divBdr>
    </w:div>
    <w:div w:id="2110390522">
      <w:bodyDiv w:val="1"/>
      <w:marLeft w:val="0"/>
      <w:marRight w:val="0"/>
      <w:marTop w:val="0"/>
      <w:marBottom w:val="0"/>
      <w:divBdr>
        <w:top w:val="none" w:sz="0" w:space="0" w:color="auto"/>
        <w:left w:val="none" w:sz="0" w:space="0" w:color="auto"/>
        <w:bottom w:val="none" w:sz="0" w:space="0" w:color="auto"/>
        <w:right w:val="none" w:sz="0" w:space="0" w:color="auto"/>
      </w:divBdr>
      <w:divsChild>
        <w:div w:id="19547799">
          <w:marLeft w:val="0"/>
          <w:marRight w:val="0"/>
          <w:marTop w:val="0"/>
          <w:marBottom w:val="0"/>
          <w:divBdr>
            <w:top w:val="none" w:sz="0" w:space="0" w:color="auto"/>
            <w:left w:val="none" w:sz="0" w:space="0" w:color="auto"/>
            <w:bottom w:val="none" w:sz="0" w:space="0" w:color="auto"/>
            <w:right w:val="none" w:sz="0" w:space="0" w:color="auto"/>
          </w:divBdr>
        </w:div>
        <w:div w:id="24522190">
          <w:marLeft w:val="0"/>
          <w:marRight w:val="0"/>
          <w:marTop w:val="0"/>
          <w:marBottom w:val="0"/>
          <w:divBdr>
            <w:top w:val="none" w:sz="0" w:space="0" w:color="auto"/>
            <w:left w:val="none" w:sz="0" w:space="0" w:color="auto"/>
            <w:bottom w:val="none" w:sz="0" w:space="0" w:color="auto"/>
            <w:right w:val="none" w:sz="0" w:space="0" w:color="auto"/>
          </w:divBdr>
        </w:div>
        <w:div w:id="104930039">
          <w:marLeft w:val="0"/>
          <w:marRight w:val="0"/>
          <w:marTop w:val="0"/>
          <w:marBottom w:val="0"/>
          <w:divBdr>
            <w:top w:val="none" w:sz="0" w:space="0" w:color="auto"/>
            <w:left w:val="none" w:sz="0" w:space="0" w:color="auto"/>
            <w:bottom w:val="none" w:sz="0" w:space="0" w:color="auto"/>
            <w:right w:val="none" w:sz="0" w:space="0" w:color="auto"/>
          </w:divBdr>
        </w:div>
        <w:div w:id="124125267">
          <w:marLeft w:val="0"/>
          <w:marRight w:val="0"/>
          <w:marTop w:val="0"/>
          <w:marBottom w:val="0"/>
          <w:divBdr>
            <w:top w:val="none" w:sz="0" w:space="0" w:color="auto"/>
            <w:left w:val="none" w:sz="0" w:space="0" w:color="auto"/>
            <w:bottom w:val="none" w:sz="0" w:space="0" w:color="auto"/>
            <w:right w:val="none" w:sz="0" w:space="0" w:color="auto"/>
          </w:divBdr>
        </w:div>
        <w:div w:id="515192133">
          <w:marLeft w:val="0"/>
          <w:marRight w:val="0"/>
          <w:marTop w:val="0"/>
          <w:marBottom w:val="0"/>
          <w:divBdr>
            <w:top w:val="none" w:sz="0" w:space="0" w:color="auto"/>
            <w:left w:val="none" w:sz="0" w:space="0" w:color="auto"/>
            <w:bottom w:val="none" w:sz="0" w:space="0" w:color="auto"/>
            <w:right w:val="none" w:sz="0" w:space="0" w:color="auto"/>
          </w:divBdr>
        </w:div>
        <w:div w:id="741683132">
          <w:marLeft w:val="0"/>
          <w:marRight w:val="0"/>
          <w:marTop w:val="0"/>
          <w:marBottom w:val="0"/>
          <w:divBdr>
            <w:top w:val="none" w:sz="0" w:space="0" w:color="auto"/>
            <w:left w:val="none" w:sz="0" w:space="0" w:color="auto"/>
            <w:bottom w:val="none" w:sz="0" w:space="0" w:color="auto"/>
            <w:right w:val="none" w:sz="0" w:space="0" w:color="auto"/>
          </w:divBdr>
        </w:div>
        <w:div w:id="767382787">
          <w:marLeft w:val="0"/>
          <w:marRight w:val="0"/>
          <w:marTop w:val="0"/>
          <w:marBottom w:val="0"/>
          <w:divBdr>
            <w:top w:val="none" w:sz="0" w:space="0" w:color="auto"/>
            <w:left w:val="none" w:sz="0" w:space="0" w:color="auto"/>
            <w:bottom w:val="none" w:sz="0" w:space="0" w:color="auto"/>
            <w:right w:val="none" w:sz="0" w:space="0" w:color="auto"/>
          </w:divBdr>
        </w:div>
        <w:div w:id="797138680">
          <w:marLeft w:val="0"/>
          <w:marRight w:val="0"/>
          <w:marTop w:val="0"/>
          <w:marBottom w:val="0"/>
          <w:divBdr>
            <w:top w:val="none" w:sz="0" w:space="0" w:color="auto"/>
            <w:left w:val="none" w:sz="0" w:space="0" w:color="auto"/>
            <w:bottom w:val="none" w:sz="0" w:space="0" w:color="auto"/>
            <w:right w:val="none" w:sz="0" w:space="0" w:color="auto"/>
          </w:divBdr>
        </w:div>
        <w:div w:id="1072198686">
          <w:marLeft w:val="0"/>
          <w:marRight w:val="0"/>
          <w:marTop w:val="0"/>
          <w:marBottom w:val="0"/>
          <w:divBdr>
            <w:top w:val="none" w:sz="0" w:space="0" w:color="auto"/>
            <w:left w:val="none" w:sz="0" w:space="0" w:color="auto"/>
            <w:bottom w:val="none" w:sz="0" w:space="0" w:color="auto"/>
            <w:right w:val="none" w:sz="0" w:space="0" w:color="auto"/>
          </w:divBdr>
        </w:div>
        <w:div w:id="1112744411">
          <w:marLeft w:val="0"/>
          <w:marRight w:val="0"/>
          <w:marTop w:val="0"/>
          <w:marBottom w:val="0"/>
          <w:divBdr>
            <w:top w:val="none" w:sz="0" w:space="0" w:color="auto"/>
            <w:left w:val="none" w:sz="0" w:space="0" w:color="auto"/>
            <w:bottom w:val="none" w:sz="0" w:space="0" w:color="auto"/>
            <w:right w:val="none" w:sz="0" w:space="0" w:color="auto"/>
          </w:divBdr>
        </w:div>
        <w:div w:id="1121148905">
          <w:marLeft w:val="0"/>
          <w:marRight w:val="0"/>
          <w:marTop w:val="0"/>
          <w:marBottom w:val="0"/>
          <w:divBdr>
            <w:top w:val="none" w:sz="0" w:space="0" w:color="auto"/>
            <w:left w:val="none" w:sz="0" w:space="0" w:color="auto"/>
            <w:bottom w:val="none" w:sz="0" w:space="0" w:color="auto"/>
            <w:right w:val="none" w:sz="0" w:space="0" w:color="auto"/>
          </w:divBdr>
        </w:div>
        <w:div w:id="1169636117">
          <w:marLeft w:val="0"/>
          <w:marRight w:val="0"/>
          <w:marTop w:val="0"/>
          <w:marBottom w:val="0"/>
          <w:divBdr>
            <w:top w:val="none" w:sz="0" w:space="0" w:color="auto"/>
            <w:left w:val="none" w:sz="0" w:space="0" w:color="auto"/>
            <w:bottom w:val="none" w:sz="0" w:space="0" w:color="auto"/>
            <w:right w:val="none" w:sz="0" w:space="0" w:color="auto"/>
          </w:divBdr>
        </w:div>
        <w:div w:id="1579435749">
          <w:marLeft w:val="0"/>
          <w:marRight w:val="0"/>
          <w:marTop w:val="0"/>
          <w:marBottom w:val="0"/>
          <w:divBdr>
            <w:top w:val="none" w:sz="0" w:space="0" w:color="auto"/>
            <w:left w:val="none" w:sz="0" w:space="0" w:color="auto"/>
            <w:bottom w:val="none" w:sz="0" w:space="0" w:color="auto"/>
            <w:right w:val="none" w:sz="0" w:space="0" w:color="auto"/>
          </w:divBdr>
        </w:div>
        <w:div w:id="1730764798">
          <w:marLeft w:val="0"/>
          <w:marRight w:val="0"/>
          <w:marTop w:val="0"/>
          <w:marBottom w:val="0"/>
          <w:divBdr>
            <w:top w:val="none" w:sz="0" w:space="0" w:color="auto"/>
            <w:left w:val="none" w:sz="0" w:space="0" w:color="auto"/>
            <w:bottom w:val="none" w:sz="0" w:space="0" w:color="auto"/>
            <w:right w:val="none" w:sz="0" w:space="0" w:color="auto"/>
          </w:divBdr>
        </w:div>
        <w:div w:id="1816797296">
          <w:marLeft w:val="0"/>
          <w:marRight w:val="0"/>
          <w:marTop w:val="0"/>
          <w:marBottom w:val="0"/>
          <w:divBdr>
            <w:top w:val="none" w:sz="0" w:space="0" w:color="auto"/>
            <w:left w:val="none" w:sz="0" w:space="0" w:color="auto"/>
            <w:bottom w:val="none" w:sz="0" w:space="0" w:color="auto"/>
            <w:right w:val="none" w:sz="0" w:space="0" w:color="auto"/>
          </w:divBdr>
        </w:div>
        <w:div w:id="1903590953">
          <w:marLeft w:val="0"/>
          <w:marRight w:val="0"/>
          <w:marTop w:val="0"/>
          <w:marBottom w:val="0"/>
          <w:divBdr>
            <w:top w:val="none" w:sz="0" w:space="0" w:color="auto"/>
            <w:left w:val="none" w:sz="0" w:space="0" w:color="auto"/>
            <w:bottom w:val="none" w:sz="0" w:space="0" w:color="auto"/>
            <w:right w:val="none" w:sz="0" w:space="0" w:color="auto"/>
          </w:divBdr>
        </w:div>
        <w:div w:id="2025357236">
          <w:marLeft w:val="0"/>
          <w:marRight w:val="0"/>
          <w:marTop w:val="0"/>
          <w:marBottom w:val="0"/>
          <w:divBdr>
            <w:top w:val="none" w:sz="0" w:space="0" w:color="auto"/>
            <w:left w:val="none" w:sz="0" w:space="0" w:color="auto"/>
            <w:bottom w:val="none" w:sz="0" w:space="0" w:color="auto"/>
            <w:right w:val="none" w:sz="0" w:space="0" w:color="auto"/>
          </w:divBdr>
        </w:div>
      </w:divsChild>
    </w:div>
    <w:div w:id="211990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customXml" Target="../customXml/item3.xml" Id="rId3" /><Relationship Type="http://schemas.openxmlformats.org/officeDocument/2006/relationships/image" Target="media/image11.png" Id="rId21" /><Relationship Type="http://schemas.microsoft.com/office/2011/relationships/people" Target="people.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microsoft.com/office/2016/09/relationships/commentsIds" Target="commentsIds.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footer" Target="footer2.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microsoft.com/office/2011/relationships/commentsExtended" Target="commentsExtended.xml" Id="rId28" /><Relationship Type="http://schemas.microsoft.com/office/2020/10/relationships/intelligence" Target="intelligence2.xml" Id="rId36"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footer" Target="footer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comments" Target="comments.xml" Id="rId27" /><Relationship Type="http://schemas.microsoft.com/office/2018/08/relationships/commentsExtensible" Target="commentsExtensible.xml" Id="rId30" /><Relationship Type="http://schemas.openxmlformats.org/officeDocument/2006/relationships/theme" Target="theme/theme1.xml" Id="rId35" /><Relationship Type="http://schemas.openxmlformats.org/officeDocument/2006/relationships/webSettings" Target="webSettings.xml" Id="rId8" /><Relationship Type="http://schemas.openxmlformats.org/officeDocument/2006/relationships/image" Target="/media/image11.png" Id="R7fd22109b127451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cbb9a4e-ab78-4637-92b1-f59db07e07a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1A8C772DC31A14A8C35DB23537F6C22" ma:contentTypeVersion="8" ma:contentTypeDescription="Create a new document." ma:contentTypeScope="" ma:versionID="ff2aeba54e7b39cb3336a3110fc0f10f">
  <xsd:schema xmlns:xsd="http://www.w3.org/2001/XMLSchema" xmlns:xs="http://www.w3.org/2001/XMLSchema" xmlns:p="http://schemas.microsoft.com/office/2006/metadata/properties" xmlns:ns3="4cbb9a4e-ab78-4637-92b1-f59db07e07a8" xmlns:ns4="9e6cb18c-7bea-4b4b-8285-5d2fc3405adc" targetNamespace="http://schemas.microsoft.com/office/2006/metadata/properties" ma:root="true" ma:fieldsID="a230d1bd0157cea1e5931af29eb7cd47" ns3:_="" ns4:_="">
    <xsd:import namespace="4cbb9a4e-ab78-4637-92b1-f59db07e07a8"/>
    <xsd:import namespace="9e6cb18c-7bea-4b4b-8285-5d2fc3405ad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bb9a4e-ab78-4637-92b1-f59db07e07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e6cb18c-7bea-4b4b-8285-5d2fc3405ad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90E7D-8771-4D38-8548-D2DC59A02DCE}">
  <ds:schemaRefs>
    <ds:schemaRef ds:uri="http://schemas.microsoft.com/sharepoint/v3/contenttype/forms"/>
  </ds:schemaRefs>
</ds:datastoreItem>
</file>

<file path=customXml/itemProps2.xml><?xml version="1.0" encoding="utf-8"?>
<ds:datastoreItem xmlns:ds="http://schemas.openxmlformats.org/officeDocument/2006/customXml" ds:itemID="{BFC0D018-230F-4B78-A49D-27074BBA4C6F}">
  <ds:schemaRefs>
    <ds:schemaRef ds:uri="http://schemas.microsoft.com/office/2006/metadata/properties"/>
    <ds:schemaRef ds:uri="http://schemas.microsoft.com/office/infopath/2007/PartnerControls"/>
    <ds:schemaRef ds:uri="4cbb9a4e-ab78-4637-92b1-f59db07e07a8"/>
  </ds:schemaRefs>
</ds:datastoreItem>
</file>

<file path=customXml/itemProps3.xml><?xml version="1.0" encoding="utf-8"?>
<ds:datastoreItem xmlns:ds="http://schemas.openxmlformats.org/officeDocument/2006/customXml" ds:itemID="{BEE33562-DF81-45BB-B0BE-1D5F2883EC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bb9a4e-ab78-4637-92b1-f59db07e07a8"/>
    <ds:schemaRef ds:uri="9e6cb18c-7bea-4b4b-8285-5d2fc3405a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1608D7-BAD1-4E75-B3D2-22C8CEE6B52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Kimberly Allison</dc:creator>
  <keywords/>
  <dc:description/>
  <lastModifiedBy>Nicholas Wiley</lastModifiedBy>
  <revision>628</revision>
  <dcterms:created xsi:type="dcterms:W3CDTF">2024-09-27T06:04:00.0000000Z</dcterms:created>
  <dcterms:modified xsi:type="dcterms:W3CDTF">2024-09-27T20:43:21.3834933Z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0x01010091A8C772DC31A14A8C35DB23537F6C22</vt:lpwstr>
  </property>
</Properties>
</file>